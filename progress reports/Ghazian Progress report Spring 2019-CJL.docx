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6508F3" w14:textId="77777777" w:rsidR="00DE6818" w:rsidRDefault="006A6579">
      <w:pPr>
        <w:rPr>
          <w:rFonts w:asciiTheme="majorBidi" w:hAnsiTheme="majorBidi" w:cstheme="majorBidi"/>
          <w:sz w:val="24"/>
          <w:szCs w:val="24"/>
        </w:rPr>
      </w:pPr>
      <w:r w:rsidRPr="006A6579">
        <w:rPr>
          <w:rFonts w:asciiTheme="majorBidi" w:hAnsiTheme="majorBidi" w:cstheme="majorBidi"/>
          <w:sz w:val="24"/>
          <w:szCs w:val="24"/>
        </w:rPr>
        <w:t>Ghazian Progress Report</w:t>
      </w:r>
    </w:p>
    <w:p w14:paraId="1A151989" w14:textId="77777777" w:rsidR="006A6579" w:rsidRDefault="006A6579">
      <w:pPr>
        <w:rPr>
          <w:rFonts w:asciiTheme="majorBidi" w:hAnsiTheme="majorBidi" w:cstheme="majorBidi"/>
          <w:sz w:val="24"/>
          <w:szCs w:val="24"/>
        </w:rPr>
      </w:pPr>
      <w:r>
        <w:rPr>
          <w:rFonts w:asciiTheme="majorBidi" w:hAnsiTheme="majorBidi" w:cstheme="majorBidi"/>
          <w:sz w:val="24"/>
          <w:szCs w:val="24"/>
        </w:rPr>
        <w:t>York University, Toronto, ON</w:t>
      </w:r>
    </w:p>
    <w:p w14:paraId="36816CA5" w14:textId="77777777" w:rsidR="006A6579" w:rsidRDefault="006A6579">
      <w:pPr>
        <w:rPr>
          <w:rFonts w:asciiTheme="majorBidi" w:hAnsiTheme="majorBidi" w:cstheme="majorBidi"/>
          <w:sz w:val="24"/>
          <w:szCs w:val="24"/>
        </w:rPr>
      </w:pPr>
      <w:r>
        <w:rPr>
          <w:rFonts w:asciiTheme="majorBidi" w:hAnsiTheme="majorBidi" w:cstheme="majorBidi"/>
          <w:sz w:val="24"/>
          <w:szCs w:val="24"/>
        </w:rPr>
        <w:t>Spring 2019</w:t>
      </w:r>
    </w:p>
    <w:p w14:paraId="1E31C18C" w14:textId="77777777" w:rsidR="006A6579" w:rsidRPr="006A6579" w:rsidRDefault="006A6579">
      <w:pPr>
        <w:rPr>
          <w:rFonts w:asciiTheme="majorBidi" w:hAnsiTheme="majorBidi" w:cstheme="majorBidi"/>
          <w:sz w:val="24"/>
          <w:szCs w:val="24"/>
        </w:rPr>
      </w:pPr>
    </w:p>
    <w:p w14:paraId="75DAD5E6" w14:textId="77777777" w:rsidR="006A6579" w:rsidRDefault="006A6579"/>
    <w:p w14:paraId="674CC1AD" w14:textId="77777777" w:rsidR="006A6579" w:rsidRDefault="006A6579"/>
    <w:p w14:paraId="06AF040F" w14:textId="77777777" w:rsidR="006A6579" w:rsidRDefault="006A6579"/>
    <w:p w14:paraId="033B70BF" w14:textId="77777777" w:rsidR="006A6579" w:rsidRDefault="006A6579"/>
    <w:p w14:paraId="1A60F2D5" w14:textId="77777777" w:rsidR="006A6579" w:rsidRDefault="006A6579" w:rsidP="006A6579"/>
    <w:p w14:paraId="145085A3" w14:textId="77777777" w:rsidR="006A6579" w:rsidRDefault="006A6579" w:rsidP="006A6579">
      <w:pPr>
        <w:rPr>
          <w:rFonts w:asciiTheme="majorBidi" w:hAnsiTheme="majorBidi" w:cstheme="majorBidi"/>
          <w:b/>
          <w:bCs/>
          <w:sz w:val="28"/>
          <w:szCs w:val="28"/>
        </w:rPr>
      </w:pPr>
    </w:p>
    <w:p w14:paraId="702387CB" w14:textId="77777777" w:rsidR="006A6579" w:rsidRDefault="006A6579" w:rsidP="006A6579">
      <w:pPr>
        <w:rPr>
          <w:rFonts w:asciiTheme="majorBidi" w:hAnsiTheme="majorBidi" w:cstheme="majorBidi"/>
          <w:b/>
          <w:bCs/>
          <w:sz w:val="28"/>
          <w:szCs w:val="28"/>
        </w:rPr>
      </w:pPr>
    </w:p>
    <w:p w14:paraId="1E1D5ED3" w14:textId="77777777" w:rsidR="006A6579" w:rsidRDefault="006A6579" w:rsidP="006A6579">
      <w:pPr>
        <w:rPr>
          <w:rFonts w:asciiTheme="majorBidi" w:hAnsiTheme="majorBidi" w:cstheme="majorBidi"/>
          <w:b/>
          <w:bCs/>
          <w:sz w:val="28"/>
          <w:szCs w:val="28"/>
        </w:rPr>
      </w:pPr>
    </w:p>
    <w:p w14:paraId="67CB83AA" w14:textId="77777777" w:rsidR="006A6579" w:rsidRDefault="006A6579" w:rsidP="006A6579">
      <w:pPr>
        <w:rPr>
          <w:ins w:id="0" w:author="zenrunner" w:date="2019-03-29T09:27:00Z"/>
          <w:rFonts w:asciiTheme="majorBidi" w:hAnsiTheme="majorBidi" w:cstheme="majorBidi"/>
          <w:b/>
          <w:bCs/>
          <w:sz w:val="28"/>
          <w:szCs w:val="28"/>
        </w:rPr>
      </w:pPr>
      <w:del w:id="1" w:author="zenrunner" w:date="2019-03-29T09:27:00Z">
        <w:r w:rsidDel="00EF1D30">
          <w:rPr>
            <w:rFonts w:asciiTheme="majorBidi" w:hAnsiTheme="majorBidi" w:cstheme="majorBidi"/>
            <w:b/>
            <w:bCs/>
            <w:sz w:val="28"/>
            <w:szCs w:val="28"/>
          </w:rPr>
          <w:delText xml:space="preserve">Examining </w:delText>
        </w:r>
      </w:del>
      <w:ins w:id="2" w:author="zenrunner" w:date="2019-03-29T09:27:00Z">
        <w:r w:rsidR="00EF1D30">
          <w:rPr>
            <w:rFonts w:asciiTheme="majorBidi" w:hAnsiTheme="majorBidi" w:cstheme="majorBidi"/>
            <w:b/>
            <w:bCs/>
            <w:sz w:val="28"/>
            <w:szCs w:val="28"/>
          </w:rPr>
          <w:t xml:space="preserve">The </w:t>
        </w:r>
      </w:ins>
      <w:r>
        <w:rPr>
          <w:rFonts w:asciiTheme="majorBidi" w:hAnsiTheme="majorBidi" w:cstheme="majorBidi"/>
          <w:b/>
          <w:bCs/>
          <w:sz w:val="28"/>
          <w:szCs w:val="28"/>
        </w:rPr>
        <w:t xml:space="preserve">microclimatic </w:t>
      </w:r>
      <w:r w:rsidRPr="007F16C1">
        <w:rPr>
          <w:rFonts w:asciiTheme="majorBidi" w:hAnsiTheme="majorBidi" w:cstheme="majorBidi"/>
          <w:b/>
          <w:bCs/>
          <w:sz w:val="28"/>
          <w:szCs w:val="28"/>
        </w:rPr>
        <w:t>effects on vertebrate interactions with foundation</w:t>
      </w:r>
      <w:del w:id="3" w:author="zenrunner" w:date="2019-03-29T09:27:00Z">
        <w:r w:rsidRPr="007F16C1" w:rsidDel="00EF1D30">
          <w:rPr>
            <w:rFonts w:asciiTheme="majorBidi" w:hAnsiTheme="majorBidi" w:cstheme="majorBidi"/>
            <w:b/>
            <w:bCs/>
            <w:sz w:val="28"/>
            <w:szCs w:val="28"/>
          </w:rPr>
          <w:delText>al</w:delText>
        </w:r>
      </w:del>
      <w:r w:rsidRPr="007F16C1">
        <w:rPr>
          <w:rFonts w:asciiTheme="majorBidi" w:hAnsiTheme="majorBidi" w:cstheme="majorBidi"/>
          <w:b/>
          <w:bCs/>
          <w:sz w:val="28"/>
          <w:szCs w:val="28"/>
        </w:rPr>
        <w:t xml:space="preserve"> plant species. </w:t>
      </w:r>
    </w:p>
    <w:p w14:paraId="058707BF" w14:textId="77777777" w:rsidR="00EF1D30" w:rsidRDefault="00EF1D30" w:rsidP="006A6579">
      <w:pPr>
        <w:rPr>
          <w:ins w:id="4" w:author="zenrunner" w:date="2019-03-29T09:27:00Z"/>
          <w:rFonts w:asciiTheme="majorBidi" w:hAnsiTheme="majorBidi" w:cstheme="majorBidi"/>
          <w:b/>
          <w:bCs/>
          <w:sz w:val="28"/>
          <w:szCs w:val="28"/>
        </w:rPr>
      </w:pPr>
    </w:p>
    <w:p w14:paraId="2840EEF3" w14:textId="77777777" w:rsidR="00EF1D30" w:rsidRDefault="00EF1D30" w:rsidP="006A6579">
      <w:pPr>
        <w:rPr>
          <w:ins w:id="5" w:author="zenrunner" w:date="2019-03-29T09:27:00Z"/>
          <w:rFonts w:asciiTheme="majorBidi" w:hAnsiTheme="majorBidi" w:cstheme="majorBidi"/>
          <w:b/>
          <w:bCs/>
          <w:sz w:val="28"/>
          <w:szCs w:val="28"/>
        </w:rPr>
      </w:pPr>
      <w:ins w:id="6" w:author="zenrunner" w:date="2019-03-29T09:27:00Z">
        <w:r>
          <w:rPr>
            <w:rFonts w:asciiTheme="majorBidi" w:hAnsiTheme="majorBidi" w:cstheme="majorBidi"/>
            <w:b/>
            <w:bCs/>
            <w:sz w:val="28"/>
            <w:szCs w:val="28"/>
          </w:rPr>
          <w:t>What about the scaling to macroclimate</w:t>
        </w:r>
      </w:ins>
    </w:p>
    <w:p w14:paraId="5E1B9B78" w14:textId="77777777" w:rsidR="00EF1D30" w:rsidRDefault="00EF1D30" w:rsidP="006A6579">
      <w:pPr>
        <w:rPr>
          <w:ins w:id="7" w:author="zenrunner" w:date="2019-03-29T09:28:00Z"/>
          <w:rFonts w:asciiTheme="majorBidi" w:hAnsiTheme="majorBidi" w:cstheme="majorBidi"/>
          <w:b/>
          <w:bCs/>
          <w:sz w:val="28"/>
          <w:szCs w:val="28"/>
        </w:rPr>
      </w:pPr>
    </w:p>
    <w:p w14:paraId="64283776" w14:textId="77777777" w:rsidR="00EF1D30" w:rsidRDefault="00EF1D30" w:rsidP="006A6579">
      <w:pPr>
        <w:rPr>
          <w:ins w:id="8" w:author="zenrunner" w:date="2019-03-29T09:28:00Z"/>
          <w:rFonts w:asciiTheme="majorBidi" w:hAnsiTheme="majorBidi" w:cstheme="majorBidi"/>
          <w:b/>
          <w:bCs/>
          <w:sz w:val="28"/>
          <w:szCs w:val="28"/>
        </w:rPr>
      </w:pPr>
      <w:proofErr w:type="gramStart"/>
      <w:ins w:id="9" w:author="zenrunner" w:date="2019-03-29T09:28:00Z">
        <w:r>
          <w:rPr>
            <w:rFonts w:asciiTheme="majorBidi" w:hAnsiTheme="majorBidi" w:cstheme="majorBidi"/>
            <w:b/>
            <w:bCs/>
            <w:sz w:val="28"/>
            <w:szCs w:val="28"/>
          </w:rPr>
          <w:t>Micro to macroclimatic scaling effects on foundation plant species interactions with vertebrate protégé species.</w:t>
        </w:r>
        <w:proofErr w:type="gramEnd"/>
      </w:ins>
    </w:p>
    <w:p w14:paraId="75E4A725" w14:textId="77777777" w:rsidR="00EF1D30" w:rsidRDefault="00EF1D30" w:rsidP="006A6579">
      <w:pPr>
        <w:rPr>
          <w:ins w:id="10" w:author="zenrunner" w:date="2019-03-29T09:28:00Z"/>
          <w:rFonts w:asciiTheme="majorBidi" w:hAnsiTheme="majorBidi" w:cstheme="majorBidi"/>
          <w:b/>
          <w:bCs/>
          <w:sz w:val="28"/>
          <w:szCs w:val="28"/>
        </w:rPr>
      </w:pPr>
    </w:p>
    <w:p w14:paraId="5FED2B41" w14:textId="77777777" w:rsidR="00EF1D30" w:rsidRDefault="00EF1D30" w:rsidP="006A6579">
      <w:pPr>
        <w:rPr>
          <w:ins w:id="11" w:author="zenrunner" w:date="2019-03-29T09:28:00Z"/>
          <w:rFonts w:asciiTheme="majorBidi" w:hAnsiTheme="majorBidi" w:cstheme="majorBidi"/>
          <w:b/>
          <w:bCs/>
          <w:sz w:val="28"/>
          <w:szCs w:val="28"/>
        </w:rPr>
      </w:pPr>
      <w:proofErr w:type="gramStart"/>
      <w:ins w:id="12" w:author="zenrunner" w:date="2019-03-29T09:28:00Z">
        <w:r>
          <w:rPr>
            <w:rFonts w:asciiTheme="majorBidi" w:hAnsiTheme="majorBidi" w:cstheme="majorBidi"/>
            <w:b/>
            <w:bCs/>
            <w:sz w:val="28"/>
            <w:szCs w:val="28"/>
          </w:rPr>
          <w:t>Something like that?</w:t>
        </w:r>
        <w:proofErr w:type="gramEnd"/>
      </w:ins>
    </w:p>
    <w:p w14:paraId="28A13D59" w14:textId="77777777" w:rsidR="00EF1D30" w:rsidRDefault="00EF1D30" w:rsidP="006A6579">
      <w:pPr>
        <w:rPr>
          <w:ins w:id="13" w:author="zenrunner" w:date="2019-03-29T09:28:00Z"/>
          <w:rFonts w:asciiTheme="majorBidi" w:hAnsiTheme="majorBidi" w:cstheme="majorBidi"/>
          <w:b/>
          <w:bCs/>
          <w:sz w:val="28"/>
          <w:szCs w:val="28"/>
        </w:rPr>
      </w:pPr>
    </w:p>
    <w:p w14:paraId="4CBB45EA" w14:textId="77777777" w:rsidR="00EF1D30" w:rsidRDefault="00EF1D30" w:rsidP="006A6579">
      <w:pPr>
        <w:rPr>
          <w:ins w:id="14" w:author="zenrunner" w:date="2019-03-29T09:28:00Z"/>
          <w:rFonts w:asciiTheme="majorBidi" w:hAnsiTheme="majorBidi" w:cstheme="majorBidi"/>
          <w:b/>
          <w:bCs/>
          <w:sz w:val="28"/>
          <w:szCs w:val="28"/>
        </w:rPr>
      </w:pPr>
      <w:ins w:id="15" w:author="zenrunner" w:date="2019-03-29T09:28:00Z">
        <w:r>
          <w:rPr>
            <w:rFonts w:asciiTheme="majorBidi" w:hAnsiTheme="majorBidi" w:cstheme="majorBidi"/>
            <w:b/>
            <w:bCs/>
            <w:sz w:val="28"/>
            <w:szCs w:val="28"/>
          </w:rPr>
          <w:t xml:space="preserve">Also – this makes me think – you need to talk to Jenna ASAP – she has a sweet, simple protocol for pan trapping that gives your inverts </w:t>
        </w:r>
        <w:proofErr w:type="spellStart"/>
        <w:r>
          <w:rPr>
            <w:rFonts w:asciiTheme="majorBidi" w:hAnsiTheme="majorBidi" w:cstheme="majorBidi"/>
            <w:b/>
            <w:bCs/>
            <w:sz w:val="28"/>
            <w:szCs w:val="28"/>
          </w:rPr>
          <w:t>tooo</w:t>
        </w:r>
        <w:proofErr w:type="spellEnd"/>
      </w:ins>
    </w:p>
    <w:p w14:paraId="4775FFE5" w14:textId="77777777" w:rsidR="00EF1D30" w:rsidRDefault="00EF1D30" w:rsidP="006A6579">
      <w:pPr>
        <w:rPr>
          <w:ins w:id="16" w:author="zenrunner" w:date="2019-03-29T09:29:00Z"/>
          <w:rFonts w:asciiTheme="majorBidi" w:hAnsiTheme="majorBidi" w:cstheme="majorBidi"/>
          <w:b/>
          <w:bCs/>
          <w:sz w:val="28"/>
          <w:szCs w:val="28"/>
        </w:rPr>
      </w:pPr>
    </w:p>
    <w:p w14:paraId="14E6BE86" w14:textId="77777777" w:rsidR="00EF1D30" w:rsidRDefault="00EF1D30" w:rsidP="006A6579">
      <w:pPr>
        <w:rPr>
          <w:rFonts w:asciiTheme="majorBidi" w:hAnsiTheme="majorBidi" w:cstheme="majorBidi"/>
          <w:b/>
          <w:bCs/>
          <w:sz w:val="28"/>
          <w:szCs w:val="28"/>
        </w:rPr>
      </w:pPr>
      <w:ins w:id="17" w:author="zenrunner" w:date="2019-03-29T09:29:00Z">
        <w:r>
          <w:rPr>
            <w:rFonts w:asciiTheme="majorBidi" w:hAnsiTheme="majorBidi" w:cstheme="majorBidi"/>
            <w:b/>
            <w:bCs/>
            <w:sz w:val="28"/>
            <w:szCs w:val="28"/>
          </w:rPr>
          <w:t xml:space="preserve">THEN project is the above title but you have ‘animals’ instead of </w:t>
        </w:r>
        <w:proofErr w:type="spellStart"/>
        <w:r>
          <w:rPr>
            <w:rFonts w:asciiTheme="majorBidi" w:hAnsiTheme="majorBidi" w:cstheme="majorBidi"/>
            <w:b/>
            <w:bCs/>
            <w:sz w:val="28"/>
            <w:szCs w:val="28"/>
          </w:rPr>
          <w:t>verts</w:t>
        </w:r>
        <w:proofErr w:type="spellEnd"/>
        <w:r>
          <w:rPr>
            <w:rFonts w:asciiTheme="majorBidi" w:hAnsiTheme="majorBidi" w:cstheme="majorBidi"/>
            <w:b/>
            <w:bCs/>
            <w:sz w:val="28"/>
            <w:szCs w:val="28"/>
          </w:rPr>
          <w:t xml:space="preserve"> only and snap it is like a WHOLE other level higher. HONEST pan traps not hard. BE SO COOL.</w:t>
        </w:r>
      </w:ins>
    </w:p>
    <w:p w14:paraId="7327D559" w14:textId="77777777" w:rsidR="006A6579" w:rsidRDefault="006A6579"/>
    <w:p w14:paraId="5A3099C9" w14:textId="77777777" w:rsidR="006A6579" w:rsidRDefault="006A6579"/>
    <w:p w14:paraId="1588A7F0" w14:textId="77777777" w:rsidR="006A6579" w:rsidRDefault="006A6579"/>
    <w:p w14:paraId="369F5597" w14:textId="77777777" w:rsidR="006A6579" w:rsidRDefault="006A6579"/>
    <w:p w14:paraId="19A34C90" w14:textId="77777777" w:rsidR="006A6579" w:rsidRDefault="006A6579"/>
    <w:p w14:paraId="28BCE776" w14:textId="77777777" w:rsidR="006A6579" w:rsidRDefault="006A6579"/>
    <w:p w14:paraId="720867B7" w14:textId="77777777" w:rsidR="006A6579" w:rsidRDefault="006A6579"/>
    <w:p w14:paraId="477FCD1E" w14:textId="77777777" w:rsidR="006A6579" w:rsidRDefault="006A6579"/>
    <w:p w14:paraId="0CECD8A2" w14:textId="77777777" w:rsidR="006A6579" w:rsidRDefault="006A6579">
      <w:pPr>
        <w:rPr>
          <w:rFonts w:asciiTheme="majorBidi" w:hAnsiTheme="majorBidi" w:cstheme="majorBidi"/>
          <w:sz w:val="24"/>
          <w:szCs w:val="24"/>
        </w:rPr>
      </w:pPr>
    </w:p>
    <w:p w14:paraId="753F856E" w14:textId="77777777" w:rsidR="006A6579" w:rsidRDefault="006A6579">
      <w:pPr>
        <w:rPr>
          <w:rFonts w:asciiTheme="majorBidi" w:hAnsiTheme="majorBidi" w:cstheme="majorBidi"/>
          <w:sz w:val="24"/>
          <w:szCs w:val="24"/>
        </w:rPr>
      </w:pPr>
    </w:p>
    <w:p w14:paraId="20EED136" w14:textId="77777777" w:rsidR="006A6579" w:rsidRPr="006A6579" w:rsidRDefault="006A6579">
      <w:pPr>
        <w:rPr>
          <w:rFonts w:asciiTheme="majorBidi" w:hAnsiTheme="majorBidi" w:cstheme="majorBidi"/>
          <w:sz w:val="24"/>
          <w:szCs w:val="24"/>
        </w:rPr>
      </w:pPr>
    </w:p>
    <w:p w14:paraId="04DCCF06" w14:textId="77777777" w:rsidR="006A6579" w:rsidRPr="006A6579" w:rsidRDefault="006A6579">
      <w:pPr>
        <w:rPr>
          <w:rFonts w:asciiTheme="majorBidi" w:hAnsiTheme="majorBidi" w:cstheme="majorBidi"/>
          <w:b/>
          <w:bCs/>
          <w:sz w:val="24"/>
          <w:szCs w:val="24"/>
        </w:rPr>
      </w:pPr>
      <w:r w:rsidRPr="006A6579">
        <w:rPr>
          <w:rFonts w:asciiTheme="majorBidi" w:hAnsiTheme="majorBidi" w:cstheme="majorBidi"/>
          <w:b/>
          <w:bCs/>
          <w:sz w:val="24"/>
          <w:szCs w:val="24"/>
        </w:rPr>
        <w:t xml:space="preserve">Examination Committee: </w:t>
      </w:r>
    </w:p>
    <w:p w14:paraId="25FEDAD2" w14:textId="77777777" w:rsidR="006A6579" w:rsidRPr="006A6579" w:rsidRDefault="006A6579">
      <w:pPr>
        <w:rPr>
          <w:rFonts w:asciiTheme="majorBidi" w:hAnsiTheme="majorBidi" w:cstheme="majorBidi"/>
          <w:sz w:val="24"/>
          <w:szCs w:val="24"/>
        </w:rPr>
      </w:pPr>
      <w:r w:rsidRPr="006A6579">
        <w:rPr>
          <w:rFonts w:asciiTheme="majorBidi" w:hAnsiTheme="majorBidi" w:cstheme="majorBidi"/>
          <w:sz w:val="24"/>
          <w:szCs w:val="24"/>
        </w:rPr>
        <w:t xml:space="preserve">Dr. Christopher Lortie </w:t>
      </w:r>
    </w:p>
    <w:p w14:paraId="3D1D6243" w14:textId="77777777" w:rsidR="006A6579" w:rsidRDefault="006A6579">
      <w:pPr>
        <w:rPr>
          <w:rFonts w:asciiTheme="majorBidi" w:hAnsiTheme="majorBidi" w:cstheme="majorBidi"/>
          <w:sz w:val="24"/>
          <w:szCs w:val="24"/>
        </w:rPr>
      </w:pPr>
      <w:r w:rsidRPr="006A6579">
        <w:rPr>
          <w:rFonts w:asciiTheme="majorBidi" w:hAnsiTheme="majorBidi" w:cstheme="majorBidi"/>
          <w:sz w:val="24"/>
          <w:szCs w:val="24"/>
        </w:rPr>
        <w:t>Dr. Suzanne MacDonald</w:t>
      </w:r>
    </w:p>
    <w:p w14:paraId="2B4F721E" w14:textId="77777777" w:rsidR="00896E40" w:rsidRDefault="00896E40">
      <w:pPr>
        <w:rPr>
          <w:rFonts w:asciiTheme="majorBidi" w:hAnsiTheme="majorBidi" w:cstheme="majorBidi"/>
          <w:sz w:val="24"/>
          <w:szCs w:val="24"/>
        </w:rPr>
      </w:pPr>
      <w:r>
        <w:rPr>
          <w:rFonts w:asciiTheme="majorBidi" w:hAnsiTheme="majorBidi" w:cstheme="majorBidi"/>
          <w:sz w:val="24"/>
          <w:szCs w:val="24"/>
        </w:rPr>
        <w:t xml:space="preserve">Table 1. MSc research timeline. </w:t>
      </w:r>
    </w:p>
    <w:tbl>
      <w:tblPr>
        <w:tblStyle w:val="PlainTable3"/>
        <w:tblW w:w="0" w:type="auto"/>
        <w:tblLook w:val="04A0" w:firstRow="1" w:lastRow="0" w:firstColumn="1" w:lastColumn="0" w:noHBand="0" w:noVBand="1"/>
      </w:tblPr>
      <w:tblGrid>
        <w:gridCol w:w="1390"/>
        <w:gridCol w:w="3249"/>
        <w:gridCol w:w="4937"/>
      </w:tblGrid>
      <w:tr w:rsidR="00896E40" w14:paraId="799761D7" w14:textId="77777777" w:rsidTr="00896E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Pr>
          <w:p w14:paraId="21D9B135" w14:textId="77777777" w:rsidR="006A6579" w:rsidRDefault="006A6579" w:rsidP="006A6579">
            <w:pPr>
              <w:jc w:val="center"/>
              <w:rPr>
                <w:rFonts w:asciiTheme="majorBidi" w:hAnsiTheme="majorBidi" w:cstheme="majorBidi"/>
                <w:sz w:val="24"/>
                <w:szCs w:val="24"/>
              </w:rPr>
            </w:pPr>
            <w:r>
              <w:rPr>
                <w:rFonts w:asciiTheme="majorBidi" w:hAnsiTheme="majorBidi" w:cstheme="majorBidi"/>
                <w:sz w:val="24"/>
                <w:szCs w:val="24"/>
              </w:rPr>
              <w:t>Chapter</w:t>
            </w:r>
          </w:p>
        </w:tc>
        <w:tc>
          <w:tcPr>
            <w:tcW w:w="3261" w:type="dxa"/>
          </w:tcPr>
          <w:p w14:paraId="376FFC98" w14:textId="77777777" w:rsidR="006A6579" w:rsidRDefault="006A6579" w:rsidP="006A657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Title</w:t>
            </w:r>
          </w:p>
        </w:tc>
        <w:tc>
          <w:tcPr>
            <w:tcW w:w="4960" w:type="dxa"/>
          </w:tcPr>
          <w:p w14:paraId="5E3A31DA" w14:textId="77777777" w:rsidR="006A6579" w:rsidRDefault="006A6579" w:rsidP="006A657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timeline </w:t>
            </w:r>
          </w:p>
        </w:tc>
      </w:tr>
      <w:tr w:rsidR="00A45AD7" w14:paraId="217C78D4" w14:textId="77777777" w:rsidTr="00896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F9179A7" w14:textId="77777777" w:rsidR="006A6579" w:rsidRDefault="006A6579" w:rsidP="006A6579">
            <w:pPr>
              <w:jc w:val="center"/>
              <w:rPr>
                <w:rFonts w:asciiTheme="majorBidi" w:hAnsiTheme="majorBidi" w:cstheme="majorBidi"/>
                <w:sz w:val="24"/>
                <w:szCs w:val="24"/>
              </w:rPr>
            </w:pPr>
            <w:r>
              <w:rPr>
                <w:rFonts w:asciiTheme="majorBidi" w:hAnsiTheme="majorBidi" w:cstheme="majorBidi"/>
                <w:sz w:val="24"/>
                <w:szCs w:val="24"/>
              </w:rPr>
              <w:t>1</w:t>
            </w:r>
          </w:p>
        </w:tc>
        <w:tc>
          <w:tcPr>
            <w:tcW w:w="3261" w:type="dxa"/>
          </w:tcPr>
          <w:p w14:paraId="4AF4E1F2" w14:textId="77777777" w:rsidR="006A6579" w:rsidRDefault="006A6579" w:rsidP="00896E4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783531">
              <w:rPr>
                <w:rFonts w:asciiTheme="majorBidi" w:hAnsiTheme="majorBidi" w:cstheme="majorBidi"/>
                <w:b/>
                <w:bCs/>
                <w:sz w:val="24"/>
                <w:szCs w:val="24"/>
              </w:rPr>
              <w:t xml:space="preserve">A </w:t>
            </w:r>
            <w:r>
              <w:rPr>
                <w:rFonts w:asciiTheme="majorBidi" w:hAnsiTheme="majorBidi" w:cstheme="majorBidi"/>
                <w:b/>
                <w:bCs/>
                <w:sz w:val="24"/>
                <w:szCs w:val="24"/>
              </w:rPr>
              <w:t>picture is worth a thousand hours: a systematic review of camera trap papers to test for reported sampling effort.</w:t>
            </w:r>
          </w:p>
          <w:p w14:paraId="2F8CD86E" w14:textId="77777777" w:rsidR="006A6579" w:rsidRDefault="006A6579" w:rsidP="00896E4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4960" w:type="dxa"/>
          </w:tcPr>
          <w:p w14:paraId="4957D3CB" w14:textId="025F577F" w:rsidR="00896E40" w:rsidRPr="00896E40" w:rsidRDefault="006A6579" w:rsidP="00896E4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96E40">
              <w:rPr>
                <w:rFonts w:asciiTheme="majorBidi" w:hAnsiTheme="majorBidi" w:cstheme="majorBidi"/>
                <w:sz w:val="24"/>
                <w:szCs w:val="24"/>
              </w:rPr>
              <w:t xml:space="preserve">Full-text articles </w:t>
            </w:r>
            <w:del w:id="18" w:author="zenrunner" w:date="2019-03-29T09:29:00Z">
              <w:r w:rsidRPr="00896E40" w:rsidDel="00B502CC">
                <w:rPr>
                  <w:rFonts w:asciiTheme="majorBidi" w:hAnsiTheme="majorBidi" w:cstheme="majorBidi"/>
                  <w:sz w:val="24"/>
                  <w:szCs w:val="24"/>
                </w:rPr>
                <w:delText xml:space="preserve">have been </w:delText>
              </w:r>
            </w:del>
            <w:r w:rsidRPr="00896E40">
              <w:rPr>
                <w:rFonts w:asciiTheme="majorBidi" w:hAnsiTheme="majorBidi" w:cstheme="majorBidi"/>
                <w:sz w:val="24"/>
                <w:szCs w:val="24"/>
              </w:rPr>
              <w:t xml:space="preserve">assessed for eligibility. </w:t>
            </w:r>
          </w:p>
          <w:p w14:paraId="4964F8CC" w14:textId="7EC14B30" w:rsidR="00896E40" w:rsidRDefault="006A6579" w:rsidP="00896E4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Data </w:t>
            </w:r>
            <w:proofErr w:type="gramStart"/>
            <w:r>
              <w:rPr>
                <w:rFonts w:asciiTheme="majorBidi" w:hAnsiTheme="majorBidi" w:cstheme="majorBidi"/>
                <w:sz w:val="24"/>
                <w:szCs w:val="24"/>
              </w:rPr>
              <w:t xml:space="preserve">extraction </w:t>
            </w:r>
            <w:del w:id="19" w:author="zenrunner" w:date="2019-03-29T09:30:00Z">
              <w:r w:rsidDel="00B502CC">
                <w:rPr>
                  <w:rFonts w:asciiTheme="majorBidi" w:hAnsiTheme="majorBidi" w:cstheme="majorBidi"/>
                  <w:sz w:val="24"/>
                  <w:szCs w:val="24"/>
                </w:rPr>
                <w:delText>in progress and shou</w:delText>
              </w:r>
              <w:r w:rsidR="00896E40" w:rsidDel="00B502CC">
                <w:rPr>
                  <w:rFonts w:asciiTheme="majorBidi" w:hAnsiTheme="majorBidi" w:cstheme="majorBidi"/>
                  <w:sz w:val="24"/>
                  <w:szCs w:val="24"/>
                </w:rPr>
                <w:delText>ld finish</w:delText>
              </w:r>
            </w:del>
            <w:ins w:id="20" w:author="zenrunner" w:date="2019-03-29T09:30:00Z">
              <w:r w:rsidR="00B502CC">
                <w:rPr>
                  <w:rFonts w:asciiTheme="majorBidi" w:hAnsiTheme="majorBidi" w:cstheme="majorBidi"/>
                  <w:sz w:val="24"/>
                  <w:szCs w:val="24"/>
                </w:rPr>
                <w:t>complete</w:t>
              </w:r>
            </w:ins>
            <w:proofErr w:type="gramEnd"/>
            <w:r w:rsidR="009C4C10">
              <w:rPr>
                <w:rFonts w:asciiTheme="majorBidi" w:hAnsiTheme="majorBidi" w:cstheme="majorBidi"/>
                <w:sz w:val="24"/>
                <w:szCs w:val="24"/>
              </w:rPr>
              <w:t xml:space="preserve"> </w:t>
            </w:r>
            <w:del w:id="21" w:author="zenrunner" w:date="2019-03-29T09:30:00Z">
              <w:r w:rsidR="009C4C10" w:rsidDel="00B502CC">
                <w:rPr>
                  <w:rFonts w:asciiTheme="majorBidi" w:hAnsiTheme="majorBidi" w:cstheme="majorBidi"/>
                  <w:sz w:val="24"/>
                  <w:szCs w:val="24"/>
                </w:rPr>
                <w:delText>in</w:delText>
              </w:r>
              <w:r w:rsidDel="00B502CC">
                <w:rPr>
                  <w:rFonts w:asciiTheme="majorBidi" w:hAnsiTheme="majorBidi" w:cstheme="majorBidi"/>
                  <w:sz w:val="24"/>
                  <w:szCs w:val="24"/>
                </w:rPr>
                <w:delText xml:space="preserve"> May</w:delText>
              </w:r>
            </w:del>
            <w:ins w:id="22" w:author="zenrunner" w:date="2019-03-29T09:30:00Z">
              <w:r w:rsidR="00B502CC">
                <w:rPr>
                  <w:rFonts w:asciiTheme="majorBidi" w:hAnsiTheme="majorBidi" w:cstheme="majorBidi"/>
                  <w:sz w:val="24"/>
                  <w:szCs w:val="24"/>
                </w:rPr>
                <w:t>June</w:t>
              </w:r>
            </w:ins>
            <w:r>
              <w:rPr>
                <w:rFonts w:asciiTheme="majorBidi" w:hAnsiTheme="majorBidi" w:cstheme="majorBidi"/>
                <w:sz w:val="24"/>
                <w:szCs w:val="24"/>
              </w:rPr>
              <w:t xml:space="preserve"> 2019. </w:t>
            </w:r>
          </w:p>
          <w:p w14:paraId="41A99316" w14:textId="6529E6C8" w:rsidR="006A6579" w:rsidRDefault="006A6579" w:rsidP="00B502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Chapter 1 </w:t>
            </w:r>
            <w:del w:id="23" w:author="zenrunner" w:date="2019-03-29T09:30:00Z">
              <w:r w:rsidDel="00B502CC">
                <w:rPr>
                  <w:rFonts w:asciiTheme="majorBidi" w:hAnsiTheme="majorBidi" w:cstheme="majorBidi"/>
                  <w:sz w:val="24"/>
                  <w:szCs w:val="24"/>
                </w:rPr>
                <w:delText xml:space="preserve">will be </w:delText>
              </w:r>
            </w:del>
            <w:r>
              <w:rPr>
                <w:rFonts w:asciiTheme="majorBidi" w:hAnsiTheme="majorBidi" w:cstheme="majorBidi"/>
                <w:sz w:val="24"/>
                <w:szCs w:val="24"/>
              </w:rPr>
              <w:t>draft</w:t>
            </w:r>
            <w:ins w:id="24" w:author="zenrunner" w:date="2019-03-29T09:30:00Z">
              <w:r w:rsidR="00B502CC">
                <w:rPr>
                  <w:rFonts w:asciiTheme="majorBidi" w:hAnsiTheme="majorBidi" w:cstheme="majorBidi"/>
                  <w:sz w:val="24"/>
                  <w:szCs w:val="24"/>
                </w:rPr>
                <w:t xml:space="preserve"> </w:t>
              </w:r>
            </w:ins>
            <w:del w:id="25" w:author="zenrunner" w:date="2019-03-29T09:30:00Z">
              <w:r w:rsidDel="00B502CC">
                <w:rPr>
                  <w:rFonts w:asciiTheme="majorBidi" w:hAnsiTheme="majorBidi" w:cstheme="majorBidi"/>
                  <w:sz w:val="24"/>
                  <w:szCs w:val="24"/>
                </w:rPr>
                <w:delText>ed by September</w:delText>
              </w:r>
            </w:del>
            <w:ins w:id="26" w:author="zenrunner" w:date="2019-03-29T09:30:00Z">
              <w:r w:rsidR="00B502CC">
                <w:rPr>
                  <w:rFonts w:asciiTheme="majorBidi" w:hAnsiTheme="majorBidi" w:cstheme="majorBidi"/>
                  <w:sz w:val="24"/>
                  <w:szCs w:val="24"/>
                </w:rPr>
                <w:t>October</w:t>
              </w:r>
            </w:ins>
            <w:r>
              <w:rPr>
                <w:rFonts w:asciiTheme="majorBidi" w:hAnsiTheme="majorBidi" w:cstheme="majorBidi"/>
                <w:sz w:val="24"/>
                <w:szCs w:val="24"/>
              </w:rPr>
              <w:t xml:space="preserve"> 2019.</w:t>
            </w:r>
          </w:p>
        </w:tc>
      </w:tr>
      <w:tr w:rsidR="00896E40" w14:paraId="46C41B69" w14:textId="77777777" w:rsidTr="00896E40">
        <w:tc>
          <w:tcPr>
            <w:cnfStyle w:val="001000000000" w:firstRow="0" w:lastRow="0" w:firstColumn="1" w:lastColumn="0" w:oddVBand="0" w:evenVBand="0" w:oddHBand="0" w:evenHBand="0" w:firstRowFirstColumn="0" w:firstRowLastColumn="0" w:lastRowFirstColumn="0" w:lastRowLastColumn="0"/>
            <w:tcW w:w="1129" w:type="dxa"/>
          </w:tcPr>
          <w:p w14:paraId="3F341B95" w14:textId="77777777" w:rsidR="006A6579" w:rsidRDefault="006A6579" w:rsidP="006A6579">
            <w:pPr>
              <w:jc w:val="center"/>
              <w:rPr>
                <w:rFonts w:asciiTheme="majorBidi" w:hAnsiTheme="majorBidi" w:cstheme="majorBidi"/>
                <w:sz w:val="24"/>
                <w:szCs w:val="24"/>
              </w:rPr>
            </w:pPr>
            <w:r>
              <w:rPr>
                <w:rFonts w:asciiTheme="majorBidi" w:hAnsiTheme="majorBidi" w:cstheme="majorBidi"/>
                <w:sz w:val="24"/>
                <w:szCs w:val="24"/>
              </w:rPr>
              <w:t>2</w:t>
            </w:r>
          </w:p>
        </w:tc>
        <w:tc>
          <w:tcPr>
            <w:tcW w:w="3261" w:type="dxa"/>
          </w:tcPr>
          <w:p w14:paraId="4D12F04E" w14:textId="711E0EDE" w:rsidR="006A6579" w:rsidRDefault="006A6579" w:rsidP="00483E0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del w:id="27" w:author="zenrunner" w:date="2019-03-29T09:31:00Z">
              <w:r w:rsidDel="00483E08">
                <w:rPr>
                  <w:rFonts w:asciiTheme="majorBidi" w:hAnsiTheme="majorBidi" w:cstheme="majorBidi"/>
                  <w:b/>
                  <w:bCs/>
                  <w:sz w:val="24"/>
                  <w:szCs w:val="24"/>
                </w:rPr>
                <w:delText xml:space="preserve">Examining </w:delText>
              </w:r>
            </w:del>
            <w:ins w:id="28" w:author="zenrunner" w:date="2019-03-29T09:31:00Z">
              <w:r w:rsidR="00483E08">
                <w:rPr>
                  <w:rFonts w:asciiTheme="majorBidi" w:hAnsiTheme="majorBidi" w:cstheme="majorBidi"/>
                  <w:b/>
                  <w:bCs/>
                  <w:sz w:val="24"/>
                  <w:szCs w:val="24"/>
                </w:rPr>
                <w:t xml:space="preserve">Survey of </w:t>
              </w:r>
            </w:ins>
            <w:r>
              <w:rPr>
                <w:rFonts w:asciiTheme="majorBidi" w:hAnsiTheme="majorBidi" w:cstheme="majorBidi"/>
                <w:b/>
                <w:bCs/>
                <w:sz w:val="24"/>
                <w:szCs w:val="24"/>
              </w:rPr>
              <w:t xml:space="preserve">plant-animal interactions </w:t>
            </w:r>
            <w:ins w:id="29" w:author="zenrunner" w:date="2019-03-29T09:31:00Z">
              <w:r w:rsidR="00483E08">
                <w:rPr>
                  <w:rFonts w:asciiTheme="majorBidi" w:hAnsiTheme="majorBidi" w:cstheme="majorBidi"/>
                  <w:b/>
                  <w:bCs/>
                  <w:sz w:val="24"/>
                  <w:szCs w:val="24"/>
                </w:rPr>
                <w:t>and microclimate</w:t>
              </w:r>
            </w:ins>
            <w:del w:id="30" w:author="zenrunner" w:date="2019-03-29T09:31:00Z">
              <w:r w:rsidDel="00483E08">
                <w:rPr>
                  <w:rFonts w:asciiTheme="majorBidi" w:hAnsiTheme="majorBidi" w:cstheme="majorBidi"/>
                  <w:b/>
                  <w:bCs/>
                  <w:sz w:val="24"/>
                  <w:szCs w:val="24"/>
                </w:rPr>
                <w:delText>at a microsite level</w:delText>
              </w:r>
            </w:del>
            <w:r>
              <w:rPr>
                <w:rFonts w:asciiTheme="majorBidi" w:hAnsiTheme="majorBidi" w:cstheme="majorBidi"/>
                <w:b/>
                <w:bCs/>
                <w:sz w:val="24"/>
                <w:szCs w:val="24"/>
              </w:rPr>
              <w:t>.</w:t>
            </w:r>
          </w:p>
        </w:tc>
        <w:tc>
          <w:tcPr>
            <w:tcW w:w="4960" w:type="dxa"/>
          </w:tcPr>
          <w:p w14:paraId="6A99BD9F" w14:textId="77777777" w:rsidR="00896E40" w:rsidRDefault="00896E40" w:rsidP="00896E4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Field season will run 15/05/2019-15/06/2019. </w:t>
            </w:r>
          </w:p>
          <w:p w14:paraId="270C5C13" w14:textId="13876C7D" w:rsidR="006A6579" w:rsidRDefault="00896E40" w:rsidP="00896E4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Some statistical analyses have been done for previous year’s </w:t>
            </w:r>
            <w:ins w:id="31" w:author="zenrunner" w:date="2019-03-29T09:30:00Z">
              <w:r w:rsidR="00B502CC">
                <w:rPr>
                  <w:rFonts w:asciiTheme="majorBidi" w:hAnsiTheme="majorBidi" w:cstheme="majorBidi"/>
                  <w:sz w:val="24"/>
                  <w:szCs w:val="24"/>
                </w:rPr>
                <w:t xml:space="preserve">macro and </w:t>
              </w:r>
              <w:proofErr w:type="spellStart"/>
              <w:r w:rsidR="00B502CC">
                <w:rPr>
                  <w:rFonts w:asciiTheme="majorBidi" w:hAnsiTheme="majorBidi" w:cstheme="majorBidi"/>
                  <w:sz w:val="24"/>
                  <w:szCs w:val="24"/>
                </w:rPr>
                <w:t>micro</w:t>
              </w:r>
              <w:proofErr w:type="gramStart"/>
              <w:r w:rsidR="00B502CC">
                <w:rPr>
                  <w:rFonts w:asciiTheme="majorBidi" w:hAnsiTheme="majorBidi" w:cstheme="majorBidi"/>
                  <w:sz w:val="24"/>
                  <w:szCs w:val="24"/>
                </w:rPr>
                <w:t>?</w:t>
              </w:r>
            </w:ins>
            <w:r w:rsidR="00A45AD7">
              <w:rPr>
                <w:rFonts w:asciiTheme="majorBidi" w:hAnsiTheme="majorBidi" w:cstheme="majorBidi"/>
                <w:sz w:val="24"/>
                <w:szCs w:val="24"/>
              </w:rPr>
              <w:t>climate</w:t>
            </w:r>
            <w:proofErr w:type="spellEnd"/>
            <w:proofErr w:type="gramEnd"/>
            <w:r>
              <w:rPr>
                <w:rFonts w:asciiTheme="majorBidi" w:hAnsiTheme="majorBidi" w:cstheme="majorBidi"/>
                <w:sz w:val="24"/>
                <w:szCs w:val="24"/>
              </w:rPr>
              <w:t xml:space="preserve"> data. </w:t>
            </w:r>
          </w:p>
          <w:p w14:paraId="2034FA2E" w14:textId="6E6A342F" w:rsidR="00896E40" w:rsidRDefault="00896E40" w:rsidP="00896E4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Camera trap data will be extracted by </w:t>
            </w:r>
            <w:del w:id="32" w:author="zenrunner" w:date="2019-03-29T09:30:00Z">
              <w:r w:rsidDel="00B502CC">
                <w:rPr>
                  <w:rFonts w:asciiTheme="majorBidi" w:hAnsiTheme="majorBidi" w:cstheme="majorBidi"/>
                  <w:sz w:val="24"/>
                  <w:szCs w:val="24"/>
                </w:rPr>
                <w:delText xml:space="preserve">October </w:delText>
              </w:r>
            </w:del>
            <w:ins w:id="33" w:author="zenrunner" w:date="2019-03-29T09:30:00Z">
              <w:r w:rsidR="00B502CC">
                <w:rPr>
                  <w:rFonts w:asciiTheme="majorBidi" w:hAnsiTheme="majorBidi" w:cstheme="majorBidi"/>
                  <w:sz w:val="24"/>
                  <w:szCs w:val="24"/>
                </w:rPr>
                <w:t xml:space="preserve">Dec </w:t>
              </w:r>
            </w:ins>
            <w:r>
              <w:rPr>
                <w:rFonts w:asciiTheme="majorBidi" w:hAnsiTheme="majorBidi" w:cstheme="majorBidi"/>
                <w:sz w:val="24"/>
                <w:szCs w:val="24"/>
              </w:rPr>
              <w:t xml:space="preserve">2019. </w:t>
            </w:r>
          </w:p>
          <w:p w14:paraId="2B6E6FCF" w14:textId="50DC67B5" w:rsidR="00896E40" w:rsidRDefault="00896E40" w:rsidP="00896E4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del w:id="34" w:author="zenrunner" w:date="2019-03-29T09:30:00Z">
              <w:r w:rsidDel="00B502CC">
                <w:rPr>
                  <w:rFonts w:asciiTheme="majorBidi" w:hAnsiTheme="majorBidi" w:cstheme="majorBidi"/>
                  <w:sz w:val="24"/>
                  <w:szCs w:val="24"/>
                </w:rPr>
                <w:delText>Analysis and writing should finish in the winter of 2019.</w:delText>
              </w:r>
            </w:del>
            <w:ins w:id="35" w:author="zenrunner" w:date="2019-03-29T09:30:00Z">
              <w:r w:rsidR="00B502CC">
                <w:rPr>
                  <w:rFonts w:asciiTheme="majorBidi" w:hAnsiTheme="majorBidi" w:cstheme="majorBidi"/>
                  <w:sz w:val="24"/>
                  <w:szCs w:val="24"/>
                </w:rPr>
                <w:t>Draft by May 2020</w:t>
              </w:r>
            </w:ins>
          </w:p>
        </w:tc>
      </w:tr>
      <w:tr w:rsidR="00A45AD7" w14:paraId="1FEFD8AE" w14:textId="77777777" w:rsidTr="00896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C5C625C" w14:textId="77777777" w:rsidR="006A6579" w:rsidRDefault="006A6579" w:rsidP="00896E40">
            <w:pPr>
              <w:jc w:val="center"/>
              <w:rPr>
                <w:rFonts w:asciiTheme="majorBidi" w:hAnsiTheme="majorBidi" w:cstheme="majorBidi"/>
                <w:sz w:val="24"/>
                <w:szCs w:val="24"/>
              </w:rPr>
            </w:pPr>
            <w:r>
              <w:rPr>
                <w:rFonts w:asciiTheme="majorBidi" w:hAnsiTheme="majorBidi" w:cstheme="majorBidi"/>
                <w:sz w:val="24"/>
                <w:szCs w:val="24"/>
              </w:rPr>
              <w:t>3</w:t>
            </w:r>
          </w:p>
        </w:tc>
        <w:tc>
          <w:tcPr>
            <w:tcW w:w="3261" w:type="dxa"/>
          </w:tcPr>
          <w:p w14:paraId="2F364DBF" w14:textId="01DCF02A" w:rsidR="006A6579" w:rsidRDefault="00896E40" w:rsidP="00C1666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del w:id="36" w:author="zenrunner" w:date="2019-03-29T09:31:00Z">
              <w:r w:rsidDel="00C16668">
                <w:rPr>
                  <w:rFonts w:asciiTheme="majorBidi" w:hAnsiTheme="majorBidi" w:cstheme="majorBidi"/>
                  <w:b/>
                  <w:bCs/>
                  <w:sz w:val="24"/>
                  <w:szCs w:val="24"/>
                </w:rPr>
                <w:delText>Exploring the effects of</w:delText>
              </w:r>
            </w:del>
            <w:ins w:id="37" w:author="zenrunner" w:date="2019-03-29T09:31:00Z">
              <w:r w:rsidR="00C16668">
                <w:rPr>
                  <w:rFonts w:asciiTheme="majorBidi" w:hAnsiTheme="majorBidi" w:cstheme="majorBidi"/>
                  <w:b/>
                  <w:bCs/>
                  <w:sz w:val="24"/>
                  <w:szCs w:val="24"/>
                </w:rPr>
                <w:t>The importance of microclimatic refuges in deserts via</w:t>
              </w:r>
            </w:ins>
            <w:r>
              <w:rPr>
                <w:rFonts w:asciiTheme="majorBidi" w:hAnsiTheme="majorBidi" w:cstheme="majorBidi"/>
                <w:b/>
                <w:bCs/>
                <w:sz w:val="24"/>
                <w:szCs w:val="24"/>
              </w:rPr>
              <w:t xml:space="preserve"> shelter</w:t>
            </w:r>
            <w:ins w:id="38" w:author="zenrunner" w:date="2019-03-29T09:31:00Z">
              <w:r w:rsidR="00C16668">
                <w:rPr>
                  <w:rFonts w:asciiTheme="majorBidi" w:hAnsiTheme="majorBidi" w:cstheme="majorBidi"/>
                  <w:b/>
                  <w:bCs/>
                  <w:sz w:val="24"/>
                  <w:szCs w:val="24"/>
                </w:rPr>
                <w:t>s.</w:t>
              </w:r>
            </w:ins>
            <w:del w:id="39" w:author="zenrunner" w:date="2019-03-29T09:31:00Z">
              <w:r w:rsidDel="00C16668">
                <w:rPr>
                  <w:rFonts w:asciiTheme="majorBidi" w:hAnsiTheme="majorBidi" w:cstheme="majorBidi"/>
                  <w:b/>
                  <w:bCs/>
                  <w:sz w:val="24"/>
                  <w:szCs w:val="24"/>
                </w:rPr>
                <w:delText xml:space="preserve">s on </w:delText>
              </w:r>
              <w:r w:rsidR="00A45AD7" w:rsidDel="00C16668">
                <w:rPr>
                  <w:rFonts w:asciiTheme="majorBidi" w:hAnsiTheme="majorBidi" w:cstheme="majorBidi"/>
                  <w:b/>
                  <w:bCs/>
                  <w:sz w:val="24"/>
                  <w:szCs w:val="24"/>
                </w:rPr>
                <w:delText xml:space="preserve">microclimate. </w:delText>
              </w:r>
            </w:del>
          </w:p>
        </w:tc>
        <w:tc>
          <w:tcPr>
            <w:tcW w:w="4960" w:type="dxa"/>
          </w:tcPr>
          <w:p w14:paraId="515168A2" w14:textId="77777777" w:rsidR="006A6579" w:rsidRDefault="00896E40" w:rsidP="00896E4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Field season 2019. </w:t>
            </w:r>
          </w:p>
          <w:p w14:paraId="3B27FD4C" w14:textId="77777777" w:rsidR="00896E40" w:rsidRDefault="00896E40" w:rsidP="00896E4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Shelter design is complete. </w:t>
            </w:r>
          </w:p>
          <w:p w14:paraId="082D1C69" w14:textId="77777777" w:rsidR="00896E40" w:rsidRDefault="00896E40" w:rsidP="00896E4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Shelters will be built and deployed in the field May 2019.</w:t>
            </w:r>
          </w:p>
          <w:p w14:paraId="45A7ACC7" w14:textId="77777777" w:rsidR="00896E40" w:rsidRDefault="00896E40" w:rsidP="00896E4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Shelters </w:t>
            </w:r>
            <w:r w:rsidR="00101D3E">
              <w:rPr>
                <w:rFonts w:asciiTheme="majorBidi" w:hAnsiTheme="majorBidi" w:cstheme="majorBidi"/>
                <w:sz w:val="24"/>
                <w:szCs w:val="24"/>
              </w:rPr>
              <w:t>will be re-visited August 2019</w:t>
            </w:r>
            <w:r>
              <w:rPr>
                <w:rFonts w:asciiTheme="majorBidi" w:hAnsiTheme="majorBidi" w:cstheme="majorBidi"/>
                <w:sz w:val="24"/>
                <w:szCs w:val="24"/>
              </w:rPr>
              <w:t xml:space="preserve"> and data will be extracted.  </w:t>
            </w:r>
          </w:p>
          <w:p w14:paraId="4C9C36D1" w14:textId="77777777" w:rsidR="00896E40" w:rsidRDefault="00896E40" w:rsidP="00896E4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Analysis and writing should finish July 2020. </w:t>
            </w:r>
          </w:p>
        </w:tc>
      </w:tr>
    </w:tbl>
    <w:p w14:paraId="4F583C23" w14:textId="77777777" w:rsidR="006A6579" w:rsidRDefault="006A6579" w:rsidP="00896E40">
      <w:pPr>
        <w:rPr>
          <w:rFonts w:asciiTheme="majorBidi" w:hAnsiTheme="majorBidi" w:cstheme="majorBidi"/>
          <w:sz w:val="24"/>
          <w:szCs w:val="24"/>
        </w:rPr>
      </w:pPr>
    </w:p>
    <w:p w14:paraId="0707FC03" w14:textId="13F61DBA" w:rsidR="006A6579" w:rsidRDefault="006A6579">
      <w:pPr>
        <w:rPr>
          <w:rFonts w:asciiTheme="majorBidi" w:hAnsiTheme="majorBidi" w:cstheme="majorBidi"/>
          <w:sz w:val="24"/>
          <w:szCs w:val="24"/>
        </w:rPr>
      </w:pPr>
      <w:r w:rsidRPr="006A6579">
        <w:rPr>
          <w:rFonts w:asciiTheme="majorBidi" w:hAnsiTheme="majorBidi" w:cstheme="majorBidi"/>
          <w:sz w:val="24"/>
          <w:szCs w:val="24"/>
        </w:rPr>
        <w:t xml:space="preserve"> </w:t>
      </w:r>
      <w:ins w:id="40" w:author="zenrunner" w:date="2019-03-29T09:31:00Z">
        <w:r w:rsidR="00C16668">
          <w:rPr>
            <w:rFonts w:asciiTheme="majorBidi" w:hAnsiTheme="majorBidi" w:cstheme="majorBidi"/>
            <w:sz w:val="24"/>
            <w:szCs w:val="24"/>
          </w:rPr>
          <w:t>SNAP _ HOTTER TITLES MAKE ALL THE DIFF</w:t>
        </w:r>
      </w:ins>
    </w:p>
    <w:p w14:paraId="585BA4C7" w14:textId="77777777" w:rsidR="00896E40" w:rsidDel="00922EE4" w:rsidRDefault="00896E40">
      <w:pPr>
        <w:rPr>
          <w:del w:id="41" w:author="zenrunner" w:date="2019-03-29T09:32:00Z"/>
          <w:rFonts w:asciiTheme="majorBidi" w:hAnsiTheme="majorBidi" w:cstheme="majorBidi"/>
          <w:sz w:val="24"/>
          <w:szCs w:val="24"/>
        </w:rPr>
      </w:pPr>
    </w:p>
    <w:p w14:paraId="4ECD4E25" w14:textId="77777777" w:rsidR="00896E40" w:rsidDel="00922EE4" w:rsidRDefault="00896E40">
      <w:pPr>
        <w:rPr>
          <w:del w:id="42" w:author="zenrunner" w:date="2019-03-29T09:32:00Z"/>
          <w:rFonts w:asciiTheme="majorBidi" w:hAnsiTheme="majorBidi" w:cstheme="majorBidi"/>
          <w:sz w:val="24"/>
          <w:szCs w:val="24"/>
        </w:rPr>
      </w:pPr>
    </w:p>
    <w:p w14:paraId="353BB1D7" w14:textId="77777777" w:rsidR="00896E40" w:rsidDel="00922EE4" w:rsidRDefault="00896E40">
      <w:pPr>
        <w:rPr>
          <w:del w:id="43" w:author="zenrunner" w:date="2019-03-29T09:32:00Z"/>
          <w:rFonts w:asciiTheme="majorBidi" w:hAnsiTheme="majorBidi" w:cstheme="majorBidi"/>
          <w:sz w:val="24"/>
          <w:szCs w:val="24"/>
        </w:rPr>
      </w:pPr>
    </w:p>
    <w:p w14:paraId="4E225B1F" w14:textId="77777777" w:rsidR="00896E40" w:rsidDel="00922EE4" w:rsidRDefault="00896E40">
      <w:pPr>
        <w:rPr>
          <w:del w:id="44" w:author="zenrunner" w:date="2019-03-29T09:32:00Z"/>
          <w:rFonts w:asciiTheme="majorBidi" w:hAnsiTheme="majorBidi" w:cstheme="majorBidi"/>
          <w:sz w:val="24"/>
          <w:szCs w:val="24"/>
        </w:rPr>
      </w:pPr>
    </w:p>
    <w:p w14:paraId="170EA22F" w14:textId="77777777" w:rsidR="00896E40" w:rsidDel="00922EE4" w:rsidRDefault="00896E40">
      <w:pPr>
        <w:rPr>
          <w:del w:id="45" w:author="zenrunner" w:date="2019-03-29T09:32:00Z"/>
          <w:rFonts w:asciiTheme="majorBidi" w:hAnsiTheme="majorBidi" w:cstheme="majorBidi"/>
          <w:sz w:val="24"/>
          <w:szCs w:val="24"/>
        </w:rPr>
      </w:pPr>
    </w:p>
    <w:p w14:paraId="2770AA76" w14:textId="77777777" w:rsidR="00896E40" w:rsidDel="00922EE4" w:rsidRDefault="00896E40">
      <w:pPr>
        <w:rPr>
          <w:del w:id="46" w:author="zenrunner" w:date="2019-03-29T09:32:00Z"/>
          <w:rFonts w:asciiTheme="majorBidi" w:hAnsiTheme="majorBidi" w:cstheme="majorBidi"/>
          <w:sz w:val="24"/>
          <w:szCs w:val="24"/>
        </w:rPr>
      </w:pPr>
    </w:p>
    <w:p w14:paraId="28482BFD" w14:textId="77777777" w:rsidR="00896E40" w:rsidDel="00922EE4" w:rsidRDefault="00896E40">
      <w:pPr>
        <w:rPr>
          <w:del w:id="47" w:author="zenrunner" w:date="2019-03-29T09:32:00Z"/>
          <w:rFonts w:asciiTheme="majorBidi" w:hAnsiTheme="majorBidi" w:cstheme="majorBidi"/>
          <w:sz w:val="24"/>
          <w:szCs w:val="24"/>
        </w:rPr>
      </w:pPr>
    </w:p>
    <w:p w14:paraId="73CC4872" w14:textId="77777777" w:rsidR="00896E40" w:rsidDel="00922EE4" w:rsidRDefault="00896E40">
      <w:pPr>
        <w:rPr>
          <w:del w:id="48" w:author="zenrunner" w:date="2019-03-29T09:32:00Z"/>
          <w:rFonts w:asciiTheme="majorBidi" w:hAnsiTheme="majorBidi" w:cstheme="majorBidi"/>
          <w:sz w:val="24"/>
          <w:szCs w:val="24"/>
        </w:rPr>
      </w:pPr>
    </w:p>
    <w:p w14:paraId="7F043ED0" w14:textId="77777777" w:rsidR="00896E40" w:rsidDel="00922EE4" w:rsidRDefault="00896E40">
      <w:pPr>
        <w:rPr>
          <w:del w:id="49" w:author="zenrunner" w:date="2019-03-29T09:32:00Z"/>
          <w:rFonts w:asciiTheme="majorBidi" w:hAnsiTheme="majorBidi" w:cstheme="majorBidi"/>
          <w:sz w:val="24"/>
          <w:szCs w:val="24"/>
        </w:rPr>
      </w:pPr>
    </w:p>
    <w:p w14:paraId="60EAA613" w14:textId="77777777" w:rsidR="00896E40" w:rsidDel="00922EE4" w:rsidRDefault="00896E40">
      <w:pPr>
        <w:rPr>
          <w:del w:id="50" w:author="zenrunner" w:date="2019-03-29T09:32:00Z"/>
          <w:rFonts w:asciiTheme="majorBidi" w:hAnsiTheme="majorBidi" w:cstheme="majorBidi"/>
          <w:sz w:val="24"/>
          <w:szCs w:val="24"/>
        </w:rPr>
      </w:pPr>
    </w:p>
    <w:p w14:paraId="24F21220" w14:textId="77777777" w:rsidR="00896E40" w:rsidDel="00922EE4" w:rsidRDefault="00896E40">
      <w:pPr>
        <w:rPr>
          <w:del w:id="51" w:author="zenrunner" w:date="2019-03-29T09:32:00Z"/>
          <w:rFonts w:asciiTheme="majorBidi" w:hAnsiTheme="majorBidi" w:cstheme="majorBidi"/>
          <w:sz w:val="24"/>
          <w:szCs w:val="24"/>
        </w:rPr>
      </w:pPr>
    </w:p>
    <w:p w14:paraId="75AE2CB0" w14:textId="77777777" w:rsidR="00896E40" w:rsidDel="00922EE4" w:rsidRDefault="00896E40">
      <w:pPr>
        <w:rPr>
          <w:del w:id="52" w:author="zenrunner" w:date="2019-03-29T09:32:00Z"/>
          <w:rFonts w:asciiTheme="majorBidi" w:hAnsiTheme="majorBidi" w:cstheme="majorBidi"/>
          <w:sz w:val="24"/>
          <w:szCs w:val="24"/>
        </w:rPr>
      </w:pPr>
    </w:p>
    <w:p w14:paraId="35F55EB0" w14:textId="77777777" w:rsidR="00896E40" w:rsidDel="00922EE4" w:rsidRDefault="00896E40">
      <w:pPr>
        <w:rPr>
          <w:del w:id="53" w:author="zenrunner" w:date="2019-03-29T09:32:00Z"/>
          <w:rFonts w:asciiTheme="majorBidi" w:hAnsiTheme="majorBidi" w:cstheme="majorBidi"/>
          <w:sz w:val="24"/>
          <w:szCs w:val="24"/>
        </w:rPr>
      </w:pPr>
    </w:p>
    <w:p w14:paraId="213E5E6E" w14:textId="77777777" w:rsidR="00896E40" w:rsidRPr="00770757" w:rsidRDefault="00896E40" w:rsidP="00105EC0">
      <w:pPr>
        <w:spacing w:line="240" w:lineRule="auto"/>
        <w:rPr>
          <w:rFonts w:asciiTheme="majorBidi" w:hAnsiTheme="majorBidi" w:cstheme="majorBidi"/>
          <w:b/>
          <w:bCs/>
          <w:sz w:val="24"/>
          <w:szCs w:val="24"/>
        </w:rPr>
      </w:pPr>
      <w:r w:rsidRPr="00770757">
        <w:rPr>
          <w:rFonts w:asciiTheme="majorBidi" w:hAnsiTheme="majorBidi" w:cstheme="majorBidi"/>
          <w:b/>
          <w:bCs/>
          <w:sz w:val="24"/>
          <w:szCs w:val="24"/>
        </w:rPr>
        <w:t>Background</w:t>
      </w:r>
    </w:p>
    <w:p w14:paraId="70B9694A" w14:textId="546D66EB" w:rsidR="00770757" w:rsidRDefault="00770757" w:rsidP="00105EC0">
      <w:pPr>
        <w:spacing w:after="0" w:line="240" w:lineRule="auto"/>
        <w:ind w:firstLine="720"/>
        <w:contextualSpacing/>
        <w:jc w:val="both"/>
        <w:rPr>
          <w:ins w:id="54" w:author="zenrunner" w:date="2019-03-29T09:34:00Z"/>
          <w:rFonts w:asciiTheme="majorBidi" w:hAnsiTheme="majorBidi" w:cstheme="majorBidi"/>
          <w:sz w:val="24"/>
          <w:szCs w:val="24"/>
        </w:rPr>
      </w:pPr>
      <w:del w:id="55" w:author="zenrunner" w:date="2019-03-29T09:32:00Z">
        <w:r w:rsidRPr="00770757" w:rsidDel="00847E24">
          <w:rPr>
            <w:rFonts w:asciiTheme="majorBidi" w:hAnsiTheme="majorBidi" w:cstheme="majorBidi"/>
            <w:sz w:val="24"/>
            <w:szCs w:val="24"/>
          </w:rPr>
          <w:delText>In 1994 Bertness and Callaway’s</w:delText>
        </w:r>
        <w:r w:rsidRPr="00770757" w:rsidDel="00847E24">
          <w:rPr>
            <w:rFonts w:asciiTheme="majorBidi" w:hAnsiTheme="majorBidi" w:cstheme="majorBidi"/>
            <w:sz w:val="24"/>
            <w:szCs w:val="24"/>
          </w:rPr>
          <w:fldChar w:fldCharType="begin"/>
        </w:r>
        <w:r w:rsidRPr="00770757" w:rsidDel="00847E24">
          <w:rPr>
            <w:rFonts w:asciiTheme="majorBidi" w:hAnsiTheme="majorBidi" w:cstheme="majorBidi"/>
            <w:sz w:val="24"/>
            <w:szCs w:val="24"/>
          </w:rPr>
          <w:delInstrText xml:space="preserve"> ADDIN ZOTERO_ITEM CSL_CITATION {"citationID":"lPBYvmlN","properties":{"formattedCitation":"\\super 1\\nosupersub{}","plainCitation":"1","noteIndex":0},"citationItems":[{"id":273,"uris":["http://zotero.org/users/local/tCrvyoCs/items/WTMM9XHF"],"uri":["http://zotero.org/users/local/tCrvyoCs/items/WTMM9XHF"],"itemData":{"id":273,"type":"article-journal","title":"Positive interactions in communities","container-title":"Trends in Ecology &amp; Evolution","page":"191-193","volume":"9","issue":"5","source":"Crossref","DOI":"10.1016/0169-5347(94)90088-4","ISSN":"01695347","language":"en","author":[{"family":"Bertness","given":"Mark D."},{"family":"Callaway","given":"Ragan"}],"issued":{"date-parts":[["1994",5]]}}}],"schema":"https://github.com/citation-style-language/schema/raw/master/csl-citation.json"} </w:delInstrText>
        </w:r>
        <w:r w:rsidRPr="00770757" w:rsidDel="00847E24">
          <w:rPr>
            <w:rFonts w:asciiTheme="majorBidi" w:hAnsiTheme="majorBidi" w:cstheme="majorBidi"/>
            <w:sz w:val="24"/>
            <w:szCs w:val="24"/>
          </w:rPr>
          <w:fldChar w:fldCharType="separate"/>
        </w:r>
        <w:r w:rsidRPr="00770757" w:rsidDel="00847E24">
          <w:rPr>
            <w:rFonts w:ascii="Times New Roman" w:hAnsi="Times New Roman" w:cs="Times New Roman"/>
            <w:sz w:val="24"/>
            <w:szCs w:val="24"/>
            <w:vertAlign w:val="superscript"/>
          </w:rPr>
          <w:delText>1</w:delText>
        </w:r>
        <w:r w:rsidRPr="00770757" w:rsidDel="00847E24">
          <w:rPr>
            <w:rFonts w:asciiTheme="majorBidi" w:hAnsiTheme="majorBidi" w:cstheme="majorBidi"/>
            <w:sz w:val="24"/>
            <w:szCs w:val="24"/>
          </w:rPr>
          <w:fldChar w:fldCharType="end"/>
        </w:r>
        <w:r w:rsidRPr="00770757" w:rsidDel="00847E24">
          <w:rPr>
            <w:rFonts w:asciiTheme="majorBidi" w:hAnsiTheme="majorBidi" w:cstheme="majorBidi"/>
            <w:sz w:val="24"/>
            <w:szCs w:val="24"/>
          </w:rPr>
          <w:delText xml:space="preserve"> ‘s</w:delText>
        </w:r>
      </w:del>
      <w:ins w:id="56" w:author="zenrunner" w:date="2019-03-29T09:32:00Z">
        <w:r w:rsidR="00847E24">
          <w:rPr>
            <w:rFonts w:asciiTheme="majorBidi" w:hAnsiTheme="majorBidi" w:cstheme="majorBidi"/>
            <w:sz w:val="24"/>
            <w:szCs w:val="24"/>
          </w:rPr>
          <w:t>The s</w:t>
        </w:r>
      </w:ins>
      <w:r w:rsidRPr="00770757">
        <w:rPr>
          <w:rFonts w:asciiTheme="majorBidi" w:hAnsiTheme="majorBidi" w:cstheme="majorBidi"/>
          <w:sz w:val="24"/>
          <w:szCs w:val="24"/>
        </w:rPr>
        <w:t>tress-gradient-hypothesis</w:t>
      </w:r>
      <w:del w:id="57" w:author="zenrunner" w:date="2019-03-29T09:32:00Z">
        <w:r w:rsidRPr="00770757" w:rsidDel="00847E24">
          <w:rPr>
            <w:rFonts w:asciiTheme="majorBidi" w:hAnsiTheme="majorBidi" w:cstheme="majorBidi"/>
            <w:sz w:val="24"/>
            <w:szCs w:val="24"/>
          </w:rPr>
          <w:delText>’</w:delText>
        </w:r>
      </w:del>
      <w:r w:rsidRPr="00770757">
        <w:rPr>
          <w:rFonts w:asciiTheme="majorBidi" w:hAnsiTheme="majorBidi" w:cstheme="majorBidi"/>
          <w:sz w:val="24"/>
          <w:szCs w:val="24"/>
        </w:rPr>
        <w:t xml:space="preserve"> (SGH) </w:t>
      </w:r>
      <w:del w:id="58" w:author="zenrunner" w:date="2019-03-29T09:32:00Z">
        <w:r w:rsidRPr="00770757" w:rsidDel="00847E24">
          <w:rPr>
            <w:rFonts w:asciiTheme="majorBidi" w:hAnsiTheme="majorBidi" w:cstheme="majorBidi"/>
            <w:sz w:val="24"/>
            <w:szCs w:val="24"/>
          </w:rPr>
          <w:delText>paper discussed</w:delText>
        </w:r>
      </w:del>
      <w:ins w:id="59" w:author="zenrunner" w:date="2019-03-29T09:32:00Z">
        <w:r w:rsidR="00847E24">
          <w:rPr>
            <w:rFonts w:asciiTheme="majorBidi" w:hAnsiTheme="majorBidi" w:cstheme="majorBidi"/>
            <w:sz w:val="24"/>
            <w:szCs w:val="24"/>
          </w:rPr>
          <w:t xml:space="preserve">proposes a </w:t>
        </w:r>
      </w:ins>
      <w:del w:id="60" w:author="zenrunner" w:date="2019-03-29T09:32:00Z">
        <w:r w:rsidRPr="00770757" w:rsidDel="00847E24">
          <w:rPr>
            <w:rFonts w:asciiTheme="majorBidi" w:hAnsiTheme="majorBidi" w:cstheme="majorBidi"/>
            <w:sz w:val="24"/>
            <w:szCs w:val="24"/>
          </w:rPr>
          <w:delText xml:space="preserve"> the </w:delText>
        </w:r>
      </w:del>
      <w:r w:rsidRPr="00770757">
        <w:rPr>
          <w:rFonts w:asciiTheme="majorBidi" w:hAnsiTheme="majorBidi" w:cstheme="majorBidi"/>
          <w:sz w:val="24"/>
          <w:szCs w:val="24"/>
        </w:rPr>
        <w:t xml:space="preserve">switch </w:t>
      </w:r>
      <w:ins w:id="61" w:author="zenrunner" w:date="2019-03-29T09:32:00Z">
        <w:r w:rsidR="00847E24">
          <w:rPr>
            <w:rFonts w:asciiTheme="majorBidi" w:hAnsiTheme="majorBidi" w:cstheme="majorBidi"/>
            <w:sz w:val="24"/>
            <w:szCs w:val="24"/>
          </w:rPr>
          <w:t xml:space="preserve">in the relative frequency of </w:t>
        </w:r>
      </w:ins>
      <w:del w:id="62" w:author="zenrunner" w:date="2019-03-29T09:33:00Z">
        <w:r w:rsidRPr="00770757" w:rsidDel="00847E24">
          <w:rPr>
            <w:rFonts w:asciiTheme="majorBidi" w:hAnsiTheme="majorBidi" w:cstheme="majorBidi"/>
            <w:sz w:val="24"/>
            <w:szCs w:val="24"/>
          </w:rPr>
          <w:delText xml:space="preserve">from </w:delText>
        </w:r>
      </w:del>
      <w:r w:rsidRPr="00770757">
        <w:rPr>
          <w:rFonts w:asciiTheme="majorBidi" w:hAnsiTheme="majorBidi" w:cstheme="majorBidi"/>
          <w:sz w:val="24"/>
          <w:szCs w:val="24"/>
        </w:rPr>
        <w:t xml:space="preserve">competition to facilitation </w:t>
      </w:r>
      <w:del w:id="63" w:author="zenrunner" w:date="2019-03-29T09:33:00Z">
        <w:r w:rsidRPr="00770757" w:rsidDel="00847E24">
          <w:rPr>
            <w:rFonts w:asciiTheme="majorBidi" w:hAnsiTheme="majorBidi" w:cstheme="majorBidi"/>
            <w:sz w:val="24"/>
            <w:szCs w:val="24"/>
          </w:rPr>
          <w:delText xml:space="preserve">under </w:delText>
        </w:r>
      </w:del>
      <w:ins w:id="64" w:author="zenrunner" w:date="2019-03-29T09:33:00Z">
        <w:r w:rsidR="00847E24">
          <w:rPr>
            <w:rFonts w:asciiTheme="majorBidi" w:hAnsiTheme="majorBidi" w:cstheme="majorBidi"/>
            <w:sz w:val="24"/>
            <w:szCs w:val="24"/>
          </w:rPr>
          <w:t>with increasingly</w:t>
        </w:r>
        <w:r w:rsidR="00847E24" w:rsidRPr="00770757">
          <w:rPr>
            <w:rFonts w:asciiTheme="majorBidi" w:hAnsiTheme="majorBidi" w:cstheme="majorBidi"/>
            <w:sz w:val="24"/>
            <w:szCs w:val="24"/>
          </w:rPr>
          <w:t xml:space="preserve"> </w:t>
        </w:r>
      </w:ins>
      <w:r w:rsidRPr="00770757">
        <w:rPr>
          <w:rFonts w:asciiTheme="majorBidi" w:hAnsiTheme="majorBidi" w:cstheme="majorBidi"/>
          <w:sz w:val="24"/>
          <w:szCs w:val="24"/>
        </w:rPr>
        <w:t>stressful environmental conditions</w:t>
      </w:r>
      <w:ins w:id="65" w:author="zenrunner" w:date="2019-03-29T09:33:00Z">
        <w:r w:rsidR="00847E24">
          <w:rPr>
            <w:rFonts w:asciiTheme="majorBidi" w:hAnsiTheme="majorBidi" w:cstheme="majorBidi"/>
            <w:sz w:val="24"/>
            <w:szCs w:val="24"/>
          </w:rPr>
          <w:t xml:space="preserve"> (citation)</w:t>
        </w:r>
      </w:ins>
      <w:r w:rsidRPr="00770757">
        <w:rPr>
          <w:rFonts w:asciiTheme="majorBidi" w:hAnsiTheme="majorBidi" w:cstheme="majorBidi"/>
          <w:sz w:val="24"/>
          <w:szCs w:val="24"/>
        </w:rPr>
        <w:t xml:space="preserve">. This </w:t>
      </w:r>
      <w:ins w:id="66" w:author="zenrunner" w:date="2019-03-29T09:33:00Z">
        <w:r w:rsidR="00847E24">
          <w:rPr>
            <w:rFonts w:asciiTheme="majorBidi" w:hAnsiTheme="majorBidi" w:cstheme="majorBidi"/>
            <w:sz w:val="24"/>
            <w:szCs w:val="24"/>
          </w:rPr>
          <w:t xml:space="preserve">hypothesis </w:t>
        </w:r>
      </w:ins>
      <w:r w:rsidRPr="00770757">
        <w:rPr>
          <w:rFonts w:asciiTheme="majorBidi" w:hAnsiTheme="majorBidi" w:cstheme="majorBidi"/>
          <w:sz w:val="24"/>
          <w:szCs w:val="24"/>
        </w:rPr>
        <w:t>sparked the interest of many for examining positive interactions</w:t>
      </w:r>
      <w:ins w:id="67" w:author="zenrunner" w:date="2019-03-29T09:33:00Z">
        <w:r w:rsidR="002F306A">
          <w:rPr>
            <w:rFonts w:asciiTheme="majorBidi" w:hAnsiTheme="majorBidi" w:cstheme="majorBidi"/>
            <w:sz w:val="24"/>
            <w:szCs w:val="24"/>
          </w:rPr>
          <w:t xml:space="preserve"> (Citation to </w:t>
        </w:r>
      </w:ins>
      <w:ins w:id="68" w:author="zenrunner" w:date="2019-03-29T09:34:00Z">
        <w:r w:rsidR="002F306A">
          <w:rPr>
            <w:rFonts w:asciiTheme="majorBidi" w:hAnsiTheme="majorBidi" w:cstheme="majorBidi"/>
            <w:sz w:val="24"/>
            <w:szCs w:val="24"/>
          </w:rPr>
          <w:t xml:space="preserve">reviews such as </w:t>
        </w:r>
      </w:ins>
      <w:ins w:id="69" w:author="zenrunner" w:date="2019-03-29T09:33:00Z">
        <w:r w:rsidR="002F306A">
          <w:rPr>
            <w:rFonts w:asciiTheme="majorBidi" w:hAnsiTheme="majorBidi" w:cstheme="majorBidi"/>
            <w:sz w:val="24"/>
            <w:szCs w:val="24"/>
          </w:rPr>
          <w:t xml:space="preserve">McIntire and </w:t>
        </w:r>
        <w:proofErr w:type="spellStart"/>
        <w:r w:rsidR="002F306A">
          <w:rPr>
            <w:rFonts w:asciiTheme="majorBidi" w:hAnsiTheme="majorBidi" w:cstheme="majorBidi"/>
            <w:sz w:val="24"/>
            <w:szCs w:val="24"/>
          </w:rPr>
          <w:t>Fajardo</w:t>
        </w:r>
        <w:proofErr w:type="spellEnd"/>
        <w:r w:rsidR="002F306A">
          <w:rPr>
            <w:rFonts w:asciiTheme="majorBidi" w:hAnsiTheme="majorBidi" w:cstheme="majorBidi"/>
            <w:sz w:val="24"/>
            <w:szCs w:val="24"/>
          </w:rPr>
          <w:t xml:space="preserve"> facilitation review in J </w:t>
        </w:r>
        <w:proofErr w:type="spellStart"/>
        <w:r w:rsidR="002F306A">
          <w:rPr>
            <w:rFonts w:asciiTheme="majorBidi" w:hAnsiTheme="majorBidi" w:cstheme="majorBidi"/>
            <w:sz w:val="24"/>
            <w:szCs w:val="24"/>
          </w:rPr>
          <w:t>Ecol</w:t>
        </w:r>
        <w:proofErr w:type="spellEnd"/>
        <w:r w:rsidR="002F306A">
          <w:rPr>
            <w:rFonts w:asciiTheme="majorBidi" w:hAnsiTheme="majorBidi" w:cstheme="majorBidi"/>
            <w:sz w:val="24"/>
            <w:szCs w:val="24"/>
          </w:rPr>
          <w:t xml:space="preserve"> and the He at al Eco lets papers)</w:t>
        </w:r>
      </w:ins>
      <w:r w:rsidRPr="00770757">
        <w:rPr>
          <w:rFonts w:asciiTheme="majorBidi" w:hAnsiTheme="majorBidi" w:cstheme="majorBidi"/>
          <w:sz w:val="24"/>
          <w:szCs w:val="24"/>
        </w:rPr>
        <w:t xml:space="preserve">. </w:t>
      </w:r>
      <w:r w:rsidRPr="00CC27FB">
        <w:rPr>
          <w:rFonts w:asciiTheme="majorBidi" w:hAnsiTheme="majorBidi" w:cstheme="majorBidi"/>
          <w:sz w:val="24"/>
          <w:szCs w:val="24"/>
          <w:highlight w:val="yellow"/>
          <w:rPrChange w:id="70" w:author="zenrunner" w:date="2019-03-29T09:34:00Z">
            <w:rPr>
              <w:rFonts w:asciiTheme="majorBidi" w:hAnsiTheme="majorBidi" w:cstheme="majorBidi"/>
              <w:sz w:val="24"/>
              <w:szCs w:val="24"/>
            </w:rPr>
          </w:rPrChange>
        </w:rPr>
        <w:t>Since, various studies have focused on positive interactions in harsh environments, including arid ecosystems</w:t>
      </w:r>
      <w:r w:rsidRPr="00CC27FB">
        <w:rPr>
          <w:rFonts w:asciiTheme="majorBidi" w:hAnsiTheme="majorBidi" w:cstheme="majorBidi"/>
          <w:sz w:val="24"/>
          <w:szCs w:val="24"/>
          <w:highlight w:val="yellow"/>
          <w:rPrChange w:id="71" w:author="zenrunner" w:date="2019-03-29T09:34:00Z">
            <w:rPr>
              <w:rFonts w:asciiTheme="majorBidi" w:hAnsiTheme="majorBidi" w:cstheme="majorBidi"/>
              <w:sz w:val="24"/>
              <w:szCs w:val="24"/>
            </w:rPr>
          </w:rPrChange>
        </w:rPr>
        <w:fldChar w:fldCharType="begin"/>
      </w:r>
      <w:r w:rsidRPr="00CC27FB">
        <w:rPr>
          <w:rFonts w:asciiTheme="majorBidi" w:hAnsiTheme="majorBidi" w:cstheme="majorBidi"/>
          <w:sz w:val="24"/>
          <w:szCs w:val="24"/>
          <w:highlight w:val="yellow"/>
          <w:rPrChange w:id="72" w:author="zenrunner" w:date="2019-03-29T09:34:00Z">
            <w:rPr>
              <w:rFonts w:asciiTheme="majorBidi" w:hAnsiTheme="majorBidi" w:cstheme="majorBidi"/>
              <w:sz w:val="24"/>
              <w:szCs w:val="24"/>
            </w:rPr>
          </w:rPrChange>
        </w:rPr>
        <w:instrText xml:space="preserve"> ADDIN ZOTERO_ITEM CSL_CITATION {"citationID":"M7ub7U3f","properties":{"formattedCitation":"\\super 2\\uc0\\u8211{}4\\nosupersub{}","plainCitation":"2–4","noteIndex":0},"citationItems":[{"id":274,"uris":["http://zotero.org/users/local/tCrvyoCs/items/LLNZAGTA"],"uri":["http://zotero.org/users/local/tCrvyoCs/items/LLNZAGTA"],"itemData":{"id":274,"type":"article-journal","title":"Refining the stress-gradient hypothesis for competition and facilitation in plant communities","container-title":"Journal of Ecology","page":"199-205","volume":"97","issue":"2","source":"Crossref","DOI":"10.1111/j.1365-2745.2008.01476.x","ISSN":"00220477, 13652745","language":"en","author":[{"family":"Maestre","given":"Fernando T."},{"family":"Callaway","given":"Ragan M."},{"family":"Valladares","given":"Fernando"},{"family":"Lortie","given":"Christopher J."}],"issued":{"date-parts":[["2009",3]]}}},{"id":298,"uris":["http://zotero.org/users/local/tCrvyoCs/items/AMCM5PL6"],"uri":["http://zotero.org/users/local/tCrvyoCs/items/AMCM5PL6"],"itemData":{"id":298,"type":"article-journal","title":"Two alternatives to the stress-gradient hypothesis at the edge of life: the collapse of facilitation and the switch from facilitation to competition","container-title":"Journal of Vegetation Science","page":"609-613","volume":"25","issue":"2","source":"Crossref","DOI":"10.1111/jvs.12123","ISSN":"11009233","shortTitle":"Two alternatives to the stress-gradient hypothesis at the edge of life","language":"en","author":[{"family":"Michalet","given":"Richard"},{"family":"Le Bagousse-Pinguet","given":"Yoann"},{"family":"Maalouf","given":"Jean-Paul"},{"family":"Lortie","given":"Christopher J."}],"editor":[{"family":"Palmer","given":"Michael"}],"issued":{"date-parts":[["2014",3]]}}},{"id":337,"uris":["http://zotero.org/users/local/tCrvyoCs/items/J55M4UG7"],"uri":["http://zotero.org/users/local/tCrvyoCs/items/J55M4UG7"],"itemData":{"id":337,"type":"article-journal","title":"Nurse effects of patch-canopy microhabitats promote herbs community establishment in sandy land","container-title":"Ecological Engineering","page":"126-133","volume":"118","source":"Crossref","DOI":"10.1016/j.ecoleng.2018.04.019","ISSN":"09258574","language":"en","author":[{"family":"Lu","given":"Rong"},{"family":"Zheng","given":"Jiyong"},{"family":"Jia","given":"Chao"},{"family":"Liu","given":"Yu"},{"family":"Huang","given":"Ze"},{"family":"He","given":"Honghua"},{"family":"Han","given":"Fengpeng"},{"family":"Wu","given":"Gao-Lin"}],"issued":{"date-parts":[["2018",8]]}}}],"schema":"https://github.com/citation-style-language/schema/raw/master/csl-citation.json"} </w:instrText>
      </w:r>
      <w:r w:rsidRPr="00CC27FB">
        <w:rPr>
          <w:rFonts w:asciiTheme="majorBidi" w:hAnsiTheme="majorBidi" w:cstheme="majorBidi"/>
          <w:sz w:val="24"/>
          <w:szCs w:val="24"/>
          <w:highlight w:val="yellow"/>
          <w:rPrChange w:id="73" w:author="zenrunner" w:date="2019-03-29T09:34:00Z">
            <w:rPr>
              <w:rFonts w:asciiTheme="majorBidi" w:hAnsiTheme="majorBidi" w:cstheme="majorBidi"/>
              <w:sz w:val="24"/>
              <w:szCs w:val="24"/>
            </w:rPr>
          </w:rPrChange>
        </w:rPr>
        <w:fldChar w:fldCharType="separate"/>
      </w:r>
      <w:r w:rsidRPr="00CC27FB">
        <w:rPr>
          <w:rFonts w:ascii="Times New Roman" w:hAnsi="Times New Roman" w:cs="Times New Roman"/>
          <w:sz w:val="24"/>
          <w:szCs w:val="24"/>
          <w:highlight w:val="yellow"/>
          <w:vertAlign w:val="superscript"/>
          <w:rPrChange w:id="74" w:author="zenrunner" w:date="2019-03-29T09:34:00Z">
            <w:rPr>
              <w:rFonts w:ascii="Times New Roman" w:hAnsi="Times New Roman" w:cs="Times New Roman"/>
              <w:sz w:val="24"/>
              <w:szCs w:val="24"/>
              <w:vertAlign w:val="superscript"/>
            </w:rPr>
          </w:rPrChange>
        </w:rPr>
        <w:t>2–4</w:t>
      </w:r>
      <w:r w:rsidRPr="00CC27FB">
        <w:rPr>
          <w:rFonts w:asciiTheme="majorBidi" w:hAnsiTheme="majorBidi" w:cstheme="majorBidi"/>
          <w:sz w:val="24"/>
          <w:szCs w:val="24"/>
          <w:highlight w:val="yellow"/>
          <w:rPrChange w:id="75" w:author="zenrunner" w:date="2019-03-29T09:34:00Z">
            <w:rPr>
              <w:rFonts w:asciiTheme="majorBidi" w:hAnsiTheme="majorBidi" w:cstheme="majorBidi"/>
              <w:sz w:val="24"/>
              <w:szCs w:val="24"/>
            </w:rPr>
          </w:rPrChange>
        </w:rPr>
        <w:fldChar w:fldCharType="end"/>
      </w:r>
      <w:r w:rsidRPr="00CC27FB">
        <w:rPr>
          <w:rFonts w:asciiTheme="majorBidi" w:hAnsiTheme="majorBidi" w:cstheme="majorBidi"/>
          <w:sz w:val="24"/>
          <w:szCs w:val="24"/>
          <w:highlight w:val="yellow"/>
          <w:rPrChange w:id="76" w:author="zenrunner" w:date="2019-03-29T09:34:00Z">
            <w:rPr>
              <w:rFonts w:asciiTheme="majorBidi" w:hAnsiTheme="majorBidi" w:cstheme="majorBidi"/>
              <w:sz w:val="24"/>
              <w:szCs w:val="24"/>
            </w:rPr>
          </w:rPrChange>
        </w:rPr>
        <w:t>. Facilitation is a type of positive interaction where one interacting species benefits whilst none are harmed</w:t>
      </w:r>
      <w:r w:rsidRPr="00CC27FB">
        <w:rPr>
          <w:rFonts w:asciiTheme="majorBidi" w:hAnsiTheme="majorBidi" w:cstheme="majorBidi"/>
          <w:sz w:val="24"/>
          <w:szCs w:val="24"/>
          <w:highlight w:val="yellow"/>
          <w:rPrChange w:id="77" w:author="zenrunner" w:date="2019-03-29T09:34:00Z">
            <w:rPr>
              <w:rFonts w:asciiTheme="majorBidi" w:hAnsiTheme="majorBidi" w:cstheme="majorBidi"/>
              <w:sz w:val="24"/>
              <w:szCs w:val="24"/>
            </w:rPr>
          </w:rPrChange>
        </w:rPr>
        <w:fldChar w:fldCharType="begin"/>
      </w:r>
      <w:r w:rsidRPr="00CC27FB">
        <w:rPr>
          <w:rFonts w:asciiTheme="majorBidi" w:hAnsiTheme="majorBidi" w:cstheme="majorBidi"/>
          <w:sz w:val="24"/>
          <w:szCs w:val="24"/>
          <w:highlight w:val="yellow"/>
          <w:rPrChange w:id="78" w:author="zenrunner" w:date="2019-03-29T09:34:00Z">
            <w:rPr>
              <w:rFonts w:asciiTheme="majorBidi" w:hAnsiTheme="majorBidi" w:cstheme="majorBidi"/>
              <w:sz w:val="24"/>
              <w:szCs w:val="24"/>
            </w:rPr>
          </w:rPrChange>
        </w:rPr>
        <w:instrText xml:space="preserve"> ADDIN ZOTERO_ITEM CSL_CITATION {"citationID":"gDelPNWi","properties":{"formattedCitation":"\\super 5\\nosupersub{}","plainCitation":"5","noteIndex":0},"citationItems":[{"id":276,"uris":["http://zotero.org/users/local/tCrvyoCs/items/MS7HEP4M"],"uri":["http://zotero.org/users/local/tCrvyoCs/items/MS7HEP4M"],"itemData":{"id":276,"type":"article-journal","title":"THE ROLE OF POSITIVE INTERACTIONS IN COMMUNITIES: LESSONS FROM INTERTIDAL HABITATS","container-title":"Ecology","page":"1976-1989","volume":"78","issue":"7","source":"Crossref","DOI":"10.1890/0012-9658(1997)078[1976:TROPII]2.0.CO;2","ISSN":"0012-9658","shortTitle":"THE ROLE OF POSITIVE INTERACTIONS IN COMMUNITIES","language":"en","author":[{"family":"Bertness","given":"Mark D."},{"family":"Leonard","given":"George H."}],"issued":{"date-parts":[["1997",10]]}}}],"schema":"https://github.com/citation-style-language/schema/raw/master/csl-citation.json"} </w:instrText>
      </w:r>
      <w:r w:rsidRPr="00CC27FB">
        <w:rPr>
          <w:rFonts w:asciiTheme="majorBidi" w:hAnsiTheme="majorBidi" w:cstheme="majorBidi"/>
          <w:sz w:val="24"/>
          <w:szCs w:val="24"/>
          <w:highlight w:val="yellow"/>
          <w:rPrChange w:id="79" w:author="zenrunner" w:date="2019-03-29T09:34:00Z">
            <w:rPr>
              <w:rFonts w:asciiTheme="majorBidi" w:hAnsiTheme="majorBidi" w:cstheme="majorBidi"/>
              <w:sz w:val="24"/>
              <w:szCs w:val="24"/>
            </w:rPr>
          </w:rPrChange>
        </w:rPr>
        <w:fldChar w:fldCharType="separate"/>
      </w:r>
      <w:r w:rsidRPr="00CC27FB">
        <w:rPr>
          <w:rFonts w:ascii="Times New Roman" w:hAnsi="Times New Roman" w:cs="Times New Roman"/>
          <w:sz w:val="24"/>
          <w:szCs w:val="24"/>
          <w:highlight w:val="yellow"/>
          <w:vertAlign w:val="superscript"/>
          <w:rPrChange w:id="80" w:author="zenrunner" w:date="2019-03-29T09:34:00Z">
            <w:rPr>
              <w:rFonts w:ascii="Times New Roman" w:hAnsi="Times New Roman" w:cs="Times New Roman"/>
              <w:sz w:val="24"/>
              <w:szCs w:val="24"/>
              <w:vertAlign w:val="superscript"/>
            </w:rPr>
          </w:rPrChange>
        </w:rPr>
        <w:t>5</w:t>
      </w:r>
      <w:r w:rsidRPr="00CC27FB">
        <w:rPr>
          <w:rFonts w:asciiTheme="majorBidi" w:hAnsiTheme="majorBidi" w:cstheme="majorBidi"/>
          <w:sz w:val="24"/>
          <w:szCs w:val="24"/>
          <w:highlight w:val="yellow"/>
          <w:rPrChange w:id="81" w:author="zenrunner" w:date="2019-03-29T09:34:00Z">
            <w:rPr>
              <w:rFonts w:asciiTheme="majorBidi" w:hAnsiTheme="majorBidi" w:cstheme="majorBidi"/>
              <w:sz w:val="24"/>
              <w:szCs w:val="24"/>
            </w:rPr>
          </w:rPrChange>
        </w:rPr>
        <w:fldChar w:fldCharType="end"/>
      </w:r>
      <w:r w:rsidRPr="00CC27FB">
        <w:rPr>
          <w:rFonts w:asciiTheme="majorBidi" w:hAnsiTheme="majorBidi" w:cstheme="majorBidi"/>
          <w:sz w:val="24"/>
          <w:szCs w:val="24"/>
          <w:highlight w:val="yellow"/>
          <w:rPrChange w:id="82" w:author="zenrunner" w:date="2019-03-29T09:34:00Z">
            <w:rPr>
              <w:rFonts w:asciiTheme="majorBidi" w:hAnsiTheme="majorBidi" w:cstheme="majorBidi"/>
              <w:sz w:val="24"/>
              <w:szCs w:val="24"/>
            </w:rPr>
          </w:rPrChange>
        </w:rPr>
        <w:t>. Much of facilitation research is focused on plant-plant interactions</w:t>
      </w:r>
      <w:r w:rsidRPr="00CC27FB">
        <w:rPr>
          <w:rFonts w:asciiTheme="majorBidi" w:hAnsiTheme="majorBidi" w:cstheme="majorBidi"/>
          <w:sz w:val="24"/>
          <w:szCs w:val="24"/>
          <w:highlight w:val="yellow"/>
          <w:rPrChange w:id="83" w:author="zenrunner" w:date="2019-03-29T09:34:00Z">
            <w:rPr>
              <w:rFonts w:asciiTheme="majorBidi" w:hAnsiTheme="majorBidi" w:cstheme="majorBidi"/>
              <w:sz w:val="24"/>
              <w:szCs w:val="24"/>
            </w:rPr>
          </w:rPrChange>
        </w:rPr>
        <w:fldChar w:fldCharType="begin"/>
      </w:r>
      <w:r w:rsidRPr="00CC27FB">
        <w:rPr>
          <w:rFonts w:asciiTheme="majorBidi" w:hAnsiTheme="majorBidi" w:cstheme="majorBidi"/>
          <w:sz w:val="24"/>
          <w:szCs w:val="24"/>
          <w:highlight w:val="yellow"/>
          <w:rPrChange w:id="84" w:author="zenrunner" w:date="2019-03-29T09:34:00Z">
            <w:rPr>
              <w:rFonts w:asciiTheme="majorBidi" w:hAnsiTheme="majorBidi" w:cstheme="majorBidi"/>
              <w:sz w:val="24"/>
              <w:szCs w:val="24"/>
            </w:rPr>
          </w:rPrChange>
        </w:rPr>
        <w:instrText xml:space="preserve"> ADDIN ZOTERO_ITEM CSL_CITATION {"citationID":"2yvJuRia","properties":{"formattedCitation":"\\super 6\\nosupersub{}","plainCitation":"6","noteIndex":0},"citationItems":[{"id":212,"uris":["http://zotero.org/users/local/tCrvyoCs/items/VTHIMZPY"],"uri":["http://zotero.org/users/local/tCrvyoCs/items/VTHIMZPY"],"itemData":{"id":212,"type":"article-journal","title":"Functional assessment of animal interactions with shrub-facilitation complexes: a formal synthesis and conceptual framework","container-title":"Functional Ecology","page":"41-51","volume":"30","issue":"1","source":"Crossref","DOI":"10.1111/1365-2435.12530","ISSN":"02698463","shortTitle":"Functional assessment of animal interactions with shrub-facilitation complexes","language":"en","author":[{"family":"Lortie","given":"Christopher J."},{"family":"Filazzola","given":"Alessandro"},{"family":"Sotomayor","given":"Diego A."}],"editor":[{"family":"Michalet","given":"Richard"}],"issued":{"date-parts":[["2016",1]]}}}],"schema":"https://github.com/citation-style-language/schema/raw/master/csl-citation.json"} </w:instrText>
      </w:r>
      <w:r w:rsidRPr="00CC27FB">
        <w:rPr>
          <w:rFonts w:asciiTheme="majorBidi" w:hAnsiTheme="majorBidi" w:cstheme="majorBidi"/>
          <w:sz w:val="24"/>
          <w:szCs w:val="24"/>
          <w:highlight w:val="yellow"/>
          <w:rPrChange w:id="85" w:author="zenrunner" w:date="2019-03-29T09:34:00Z">
            <w:rPr>
              <w:rFonts w:asciiTheme="majorBidi" w:hAnsiTheme="majorBidi" w:cstheme="majorBidi"/>
              <w:sz w:val="24"/>
              <w:szCs w:val="24"/>
            </w:rPr>
          </w:rPrChange>
        </w:rPr>
        <w:fldChar w:fldCharType="separate"/>
      </w:r>
      <w:r w:rsidRPr="00CC27FB">
        <w:rPr>
          <w:rFonts w:ascii="Times New Roman" w:hAnsi="Times New Roman" w:cs="Times New Roman"/>
          <w:sz w:val="24"/>
          <w:szCs w:val="24"/>
          <w:highlight w:val="yellow"/>
          <w:vertAlign w:val="superscript"/>
          <w:rPrChange w:id="86" w:author="zenrunner" w:date="2019-03-29T09:34:00Z">
            <w:rPr>
              <w:rFonts w:ascii="Times New Roman" w:hAnsi="Times New Roman" w:cs="Times New Roman"/>
              <w:sz w:val="24"/>
              <w:szCs w:val="24"/>
              <w:vertAlign w:val="superscript"/>
            </w:rPr>
          </w:rPrChange>
        </w:rPr>
        <w:t>6</w:t>
      </w:r>
      <w:r w:rsidRPr="00CC27FB">
        <w:rPr>
          <w:rFonts w:asciiTheme="majorBidi" w:hAnsiTheme="majorBidi" w:cstheme="majorBidi"/>
          <w:sz w:val="24"/>
          <w:szCs w:val="24"/>
          <w:highlight w:val="yellow"/>
          <w:rPrChange w:id="87" w:author="zenrunner" w:date="2019-03-29T09:34:00Z">
            <w:rPr>
              <w:rFonts w:asciiTheme="majorBidi" w:hAnsiTheme="majorBidi" w:cstheme="majorBidi"/>
              <w:sz w:val="24"/>
              <w:szCs w:val="24"/>
            </w:rPr>
          </w:rPrChange>
        </w:rPr>
        <w:fldChar w:fldCharType="end"/>
      </w:r>
      <w:r w:rsidRPr="00CC27FB">
        <w:rPr>
          <w:rFonts w:asciiTheme="majorBidi" w:hAnsiTheme="majorBidi" w:cstheme="majorBidi"/>
          <w:sz w:val="24"/>
          <w:szCs w:val="24"/>
          <w:highlight w:val="yellow"/>
          <w:rPrChange w:id="88" w:author="zenrunner" w:date="2019-03-29T09:34:00Z">
            <w:rPr>
              <w:rFonts w:asciiTheme="majorBidi" w:hAnsiTheme="majorBidi" w:cstheme="majorBidi"/>
              <w:sz w:val="24"/>
              <w:szCs w:val="24"/>
            </w:rPr>
          </w:rPrChange>
        </w:rPr>
        <w:t>, though the emergence of studies focusing on animal-plant interactions is also observed</w:t>
      </w:r>
      <w:r w:rsidRPr="00CC27FB">
        <w:rPr>
          <w:rFonts w:asciiTheme="majorBidi" w:hAnsiTheme="majorBidi" w:cstheme="majorBidi"/>
          <w:sz w:val="24"/>
          <w:szCs w:val="24"/>
          <w:highlight w:val="yellow"/>
          <w:rPrChange w:id="89" w:author="zenrunner" w:date="2019-03-29T09:34:00Z">
            <w:rPr>
              <w:rFonts w:asciiTheme="majorBidi" w:hAnsiTheme="majorBidi" w:cstheme="majorBidi"/>
              <w:sz w:val="24"/>
              <w:szCs w:val="24"/>
            </w:rPr>
          </w:rPrChange>
        </w:rPr>
        <w:fldChar w:fldCharType="begin"/>
      </w:r>
      <w:r w:rsidRPr="00CC27FB">
        <w:rPr>
          <w:rFonts w:asciiTheme="majorBidi" w:hAnsiTheme="majorBidi" w:cstheme="majorBidi"/>
          <w:sz w:val="24"/>
          <w:szCs w:val="24"/>
          <w:highlight w:val="yellow"/>
          <w:rPrChange w:id="90" w:author="zenrunner" w:date="2019-03-29T09:34:00Z">
            <w:rPr>
              <w:rFonts w:asciiTheme="majorBidi" w:hAnsiTheme="majorBidi" w:cstheme="majorBidi"/>
              <w:sz w:val="24"/>
              <w:szCs w:val="24"/>
            </w:rPr>
          </w:rPrChange>
        </w:rPr>
        <w:instrText xml:space="preserve"> ADDIN ZOTERO_ITEM CSL_CITATION {"citationID":"YAUTUdTn","properties":{"formattedCitation":"\\super 7,8\\nosupersub{}","plainCitation":"7,8","noteIndex":0},"citationItems":[{"id":224,"uris":["http://zotero.org/users/local/tCrvyoCs/items/E9CDNZC9"],"uri":["http://zotero.org/users/local/tCrvyoCs/items/E9CDNZC9"],"itemData":{"id":224,"type":"article-journal","title":"Specialization in Plant-Hummingbird Networks Is Associated with Species Richness, Contemporary Precipitation and Quaternary Climate-Change Velocity","container-title":"PLoS ONE","page":"e25891","volume":"6","issue":"10","source":"Crossref","DOI":"10.1371/journal.pone.0025891","ISSN":"1932-6203","language":"en","author":[{"family":"Dalsgaard","given":"Bo"},{"family":"Magård","given":"Else"},{"family":"Fjeldså","given":"Jon"},{"family":"Martín González","given":"Ana M."},{"family":"Rahbek","given":"Carsten"},{"family":"Olesen","given":"Jens M."},{"family":"Ollerton","given":"Jeff"},{"family":"Alarcón","given":"Ruben"},{"family":"Cardoso Araujo","given":"Andrea"},{"family":"Cotton","given":"Peter A."},{"family":"Lara","given":"Carlos"},{"family":"Machado","given":"Caio Graco"},{"family":"Sazima","given":"Ivan"},{"family":"Sazima","given":"Marlies"},{"family":"Timmermann","given":"Allan"},{"family":"Watts","given":"Stella"},{"family":"Sandel","given":"Brody"},{"family":"Sutherland","given":"William J."},{"family":"Svenning","given":"Jens-Christian"}],"editor":[{"family":"Traveset","given":"Anna"}],"issued":{"date-parts":[["2011",10,5]]}}},{"id":263,"uris":["http://zotero.org/users/local/tCrvyoCs/items/KEJM984B"],"uri":["http://zotero.org/users/local/tCrvyoCs/items/KEJM984B"],"itemData":{"id":263,"type":"article-journal","title":"Fleshing out facilitation - reframing interaction networks beyond top-down versus bottom-up","container-title":"New Phytologist","page":"803-808","volume":"211","issue":"3","source":"Crossref","DOI":"10.1111/nph.14052","ISSN":"0028646X","language":"en","author":[{"family":"Watson","given":"David M."}],"issued":{"date-parts":[["2016",8]]}}}],"schema":"https://github.com/citation-style-language/schema/raw/master/csl-citation.json"} </w:instrText>
      </w:r>
      <w:r w:rsidRPr="00CC27FB">
        <w:rPr>
          <w:rFonts w:asciiTheme="majorBidi" w:hAnsiTheme="majorBidi" w:cstheme="majorBidi"/>
          <w:sz w:val="24"/>
          <w:szCs w:val="24"/>
          <w:highlight w:val="yellow"/>
          <w:rPrChange w:id="91" w:author="zenrunner" w:date="2019-03-29T09:34:00Z">
            <w:rPr>
              <w:rFonts w:asciiTheme="majorBidi" w:hAnsiTheme="majorBidi" w:cstheme="majorBidi"/>
              <w:sz w:val="24"/>
              <w:szCs w:val="24"/>
            </w:rPr>
          </w:rPrChange>
        </w:rPr>
        <w:fldChar w:fldCharType="separate"/>
      </w:r>
      <w:r w:rsidRPr="00CC27FB">
        <w:rPr>
          <w:rFonts w:ascii="Times New Roman" w:hAnsi="Times New Roman" w:cs="Times New Roman"/>
          <w:sz w:val="24"/>
          <w:szCs w:val="24"/>
          <w:highlight w:val="yellow"/>
          <w:vertAlign w:val="superscript"/>
          <w:rPrChange w:id="92" w:author="zenrunner" w:date="2019-03-29T09:34:00Z">
            <w:rPr>
              <w:rFonts w:ascii="Times New Roman" w:hAnsi="Times New Roman" w:cs="Times New Roman"/>
              <w:sz w:val="24"/>
              <w:szCs w:val="24"/>
              <w:vertAlign w:val="superscript"/>
            </w:rPr>
          </w:rPrChange>
        </w:rPr>
        <w:t>7,8</w:t>
      </w:r>
      <w:r w:rsidRPr="00CC27FB">
        <w:rPr>
          <w:rFonts w:asciiTheme="majorBidi" w:hAnsiTheme="majorBidi" w:cstheme="majorBidi"/>
          <w:sz w:val="24"/>
          <w:szCs w:val="24"/>
          <w:highlight w:val="yellow"/>
          <w:rPrChange w:id="93" w:author="zenrunner" w:date="2019-03-29T09:34:00Z">
            <w:rPr>
              <w:rFonts w:asciiTheme="majorBidi" w:hAnsiTheme="majorBidi" w:cstheme="majorBidi"/>
              <w:sz w:val="24"/>
              <w:szCs w:val="24"/>
            </w:rPr>
          </w:rPrChange>
        </w:rPr>
        <w:fldChar w:fldCharType="end"/>
      </w:r>
      <w:r w:rsidRPr="00CC27FB">
        <w:rPr>
          <w:rFonts w:asciiTheme="majorBidi" w:hAnsiTheme="majorBidi" w:cstheme="majorBidi"/>
          <w:sz w:val="24"/>
          <w:szCs w:val="24"/>
          <w:highlight w:val="yellow"/>
          <w:rPrChange w:id="94" w:author="zenrunner" w:date="2019-03-29T09:34:00Z">
            <w:rPr>
              <w:rFonts w:asciiTheme="majorBidi" w:hAnsiTheme="majorBidi" w:cstheme="majorBidi"/>
              <w:sz w:val="24"/>
              <w:szCs w:val="24"/>
            </w:rPr>
          </w:rPrChange>
        </w:rPr>
        <w:t>.</w:t>
      </w:r>
      <w:r w:rsidRPr="00770757">
        <w:rPr>
          <w:rFonts w:asciiTheme="majorBidi" w:hAnsiTheme="majorBidi" w:cstheme="majorBidi"/>
          <w:sz w:val="24"/>
          <w:szCs w:val="24"/>
        </w:rPr>
        <w:t xml:space="preserve">  </w:t>
      </w:r>
      <w:ins w:id="95" w:author="zenrunner" w:date="2019-03-29T09:34:00Z">
        <w:r w:rsidR="00CC27FB">
          <w:rPr>
            <w:rFonts w:asciiTheme="majorBidi" w:hAnsiTheme="majorBidi" w:cstheme="majorBidi"/>
            <w:sz w:val="24"/>
            <w:szCs w:val="24"/>
          </w:rPr>
          <w:t xml:space="preserve">CLUNKY – revise not clear on the purpose of this background theory – have it connect to your big idea?  </w:t>
        </w:r>
      </w:ins>
    </w:p>
    <w:p w14:paraId="6672928F" w14:textId="46528BA4" w:rsidR="00CC27FB" w:rsidRDefault="00CC27FB" w:rsidP="00105EC0">
      <w:pPr>
        <w:spacing w:after="0" w:line="240" w:lineRule="auto"/>
        <w:ind w:firstLine="720"/>
        <w:contextualSpacing/>
        <w:jc w:val="both"/>
        <w:rPr>
          <w:ins w:id="96" w:author="zenrunner" w:date="2019-03-29T09:34:00Z"/>
          <w:rFonts w:asciiTheme="majorBidi" w:hAnsiTheme="majorBidi" w:cstheme="majorBidi"/>
          <w:sz w:val="24"/>
          <w:szCs w:val="24"/>
        </w:rPr>
      </w:pPr>
      <w:ins w:id="97" w:author="zenrunner" w:date="2019-03-29T09:34:00Z">
        <w:r>
          <w:rPr>
            <w:rFonts w:asciiTheme="majorBidi" w:hAnsiTheme="majorBidi" w:cstheme="majorBidi"/>
            <w:sz w:val="24"/>
            <w:szCs w:val="24"/>
          </w:rPr>
          <w:t>SGH important</w:t>
        </w:r>
      </w:ins>
    </w:p>
    <w:p w14:paraId="04121F97" w14:textId="64E998AB" w:rsidR="00CC27FB" w:rsidRDefault="00CC27FB" w:rsidP="00105EC0">
      <w:pPr>
        <w:spacing w:after="0" w:line="240" w:lineRule="auto"/>
        <w:ind w:firstLine="720"/>
        <w:contextualSpacing/>
        <w:jc w:val="both"/>
        <w:rPr>
          <w:ins w:id="98" w:author="zenrunner" w:date="2019-03-29T09:34:00Z"/>
          <w:rFonts w:asciiTheme="majorBidi" w:hAnsiTheme="majorBidi" w:cstheme="majorBidi"/>
          <w:sz w:val="24"/>
          <w:szCs w:val="24"/>
        </w:rPr>
      </w:pPr>
      <w:ins w:id="99" w:author="zenrunner" w:date="2019-03-29T09:34:00Z">
        <w:r>
          <w:rPr>
            <w:rFonts w:asciiTheme="majorBidi" w:hAnsiTheme="majorBidi" w:cstheme="majorBidi"/>
            <w:sz w:val="24"/>
            <w:szCs w:val="24"/>
          </w:rPr>
          <w:t>We typically measure the positive interaction component in these studies relatively well</w:t>
        </w:r>
      </w:ins>
    </w:p>
    <w:p w14:paraId="67C3FDB9" w14:textId="119C1BF3" w:rsidR="00CC27FB" w:rsidRDefault="00CC27FB" w:rsidP="00105EC0">
      <w:pPr>
        <w:spacing w:after="0" w:line="240" w:lineRule="auto"/>
        <w:ind w:firstLine="720"/>
        <w:contextualSpacing/>
        <w:jc w:val="both"/>
        <w:rPr>
          <w:ins w:id="100" w:author="zenrunner" w:date="2019-03-29T09:35:00Z"/>
          <w:rFonts w:asciiTheme="majorBidi" w:hAnsiTheme="majorBidi" w:cstheme="majorBidi"/>
          <w:sz w:val="24"/>
          <w:szCs w:val="24"/>
        </w:rPr>
      </w:pPr>
      <w:ins w:id="101" w:author="zenrunner" w:date="2019-03-29T09:35:00Z">
        <w:r>
          <w:rPr>
            <w:rFonts w:asciiTheme="majorBidi" w:hAnsiTheme="majorBidi" w:cstheme="majorBidi"/>
            <w:sz w:val="24"/>
            <w:szCs w:val="24"/>
          </w:rPr>
          <w:t xml:space="preserve">BUT we do not measure microclimate or climate that well – </w:t>
        </w:r>
        <w:proofErr w:type="spellStart"/>
        <w:r>
          <w:rPr>
            <w:rFonts w:asciiTheme="majorBidi" w:hAnsiTheme="majorBidi" w:cstheme="majorBidi"/>
            <w:sz w:val="24"/>
            <w:szCs w:val="24"/>
          </w:rPr>
          <w:t>ie</w:t>
        </w:r>
        <w:proofErr w:type="spellEnd"/>
        <w:r>
          <w:rPr>
            <w:rFonts w:asciiTheme="majorBidi" w:hAnsiTheme="majorBidi" w:cstheme="majorBidi"/>
            <w:sz w:val="24"/>
            <w:szCs w:val="24"/>
          </w:rPr>
          <w:t xml:space="preserve"> many papers discuss stress but do not measure or report effectively. SNAP NOW </w:t>
        </w:r>
        <w:proofErr w:type="gramStart"/>
        <w:r>
          <w:rPr>
            <w:rFonts w:asciiTheme="majorBidi" w:hAnsiTheme="majorBidi" w:cstheme="majorBidi"/>
            <w:sz w:val="24"/>
            <w:szCs w:val="24"/>
          </w:rPr>
          <w:t>You</w:t>
        </w:r>
        <w:proofErr w:type="gramEnd"/>
        <w:r>
          <w:rPr>
            <w:rFonts w:asciiTheme="majorBidi" w:hAnsiTheme="majorBidi" w:cstheme="majorBidi"/>
            <w:sz w:val="24"/>
            <w:szCs w:val="24"/>
          </w:rPr>
          <w:t xml:space="preserve"> are set up</w:t>
        </w:r>
      </w:ins>
    </w:p>
    <w:p w14:paraId="04F3A20A" w14:textId="489A2725" w:rsidR="00CC27FB" w:rsidRDefault="00CC27FB" w:rsidP="00105EC0">
      <w:pPr>
        <w:spacing w:after="0" w:line="240" w:lineRule="auto"/>
        <w:ind w:firstLine="720"/>
        <w:contextualSpacing/>
        <w:jc w:val="both"/>
        <w:rPr>
          <w:ins w:id="102" w:author="zenrunner" w:date="2019-03-29T09:35:00Z"/>
          <w:rFonts w:asciiTheme="majorBidi" w:hAnsiTheme="majorBidi" w:cstheme="majorBidi"/>
          <w:sz w:val="24"/>
          <w:szCs w:val="24"/>
        </w:rPr>
      </w:pPr>
      <w:ins w:id="103" w:author="zenrunner" w:date="2019-03-29T09:35:00Z">
        <w:r>
          <w:rPr>
            <w:rFonts w:asciiTheme="majorBidi" w:hAnsiTheme="majorBidi" w:cstheme="majorBidi"/>
            <w:sz w:val="24"/>
            <w:szCs w:val="24"/>
          </w:rPr>
          <w:t>Then end this first paragraph with implication – ideally to advance the relative importance in stress and CHANGES in stress with global change, we need to both measure interactions and climate at DIFFERENT SCALES well!!! YES</w:t>
        </w:r>
      </w:ins>
    </w:p>
    <w:p w14:paraId="3BE7D9C5" w14:textId="77777777" w:rsidR="00CC27FB" w:rsidRDefault="00CC27FB" w:rsidP="00105EC0">
      <w:pPr>
        <w:spacing w:after="0" w:line="240" w:lineRule="auto"/>
        <w:ind w:firstLine="720"/>
        <w:contextualSpacing/>
        <w:jc w:val="both"/>
        <w:rPr>
          <w:rFonts w:asciiTheme="majorBidi" w:hAnsiTheme="majorBidi" w:cstheme="majorBidi"/>
          <w:sz w:val="24"/>
          <w:szCs w:val="24"/>
        </w:rPr>
      </w:pPr>
    </w:p>
    <w:p w14:paraId="14093917" w14:textId="5EE0F767" w:rsidR="00B415B5" w:rsidRDefault="00770757" w:rsidP="00105EC0">
      <w:pPr>
        <w:spacing w:after="0" w:line="240" w:lineRule="auto"/>
        <w:ind w:firstLine="720"/>
        <w:contextualSpacing/>
        <w:jc w:val="both"/>
        <w:rPr>
          <w:ins w:id="104" w:author="zenrunner" w:date="2019-03-29T09:36:00Z"/>
          <w:rFonts w:ascii="Times New Roman" w:hAnsi="Times New Roman" w:cs="Times New Roman"/>
          <w:sz w:val="24"/>
          <w:szCs w:val="24"/>
        </w:rPr>
      </w:pPr>
      <w:r w:rsidRPr="00DB1281">
        <w:rPr>
          <w:rFonts w:asciiTheme="majorBidi" w:hAnsiTheme="majorBidi" w:cstheme="majorBidi"/>
          <w:sz w:val="24"/>
          <w:szCs w:val="24"/>
          <w:highlight w:val="yellow"/>
          <w:rPrChange w:id="105" w:author="zenrunner" w:date="2019-03-29T09:36:00Z">
            <w:rPr>
              <w:rFonts w:asciiTheme="majorBidi" w:hAnsiTheme="majorBidi" w:cstheme="majorBidi"/>
              <w:sz w:val="24"/>
              <w:szCs w:val="24"/>
            </w:rPr>
          </w:rPrChange>
        </w:rPr>
        <w:t>Foundational plant species or nurse plants are an integral part of facilitation research</w:t>
      </w:r>
      <w:r w:rsidRPr="00DB1281">
        <w:rPr>
          <w:rFonts w:asciiTheme="majorBidi" w:hAnsiTheme="majorBidi" w:cstheme="majorBidi"/>
          <w:sz w:val="24"/>
          <w:szCs w:val="24"/>
          <w:highlight w:val="yellow"/>
          <w:rPrChange w:id="106" w:author="zenrunner" w:date="2019-03-29T09:36:00Z">
            <w:rPr>
              <w:rFonts w:asciiTheme="majorBidi" w:hAnsiTheme="majorBidi" w:cstheme="majorBidi"/>
              <w:sz w:val="24"/>
              <w:szCs w:val="24"/>
            </w:rPr>
          </w:rPrChange>
        </w:rPr>
        <w:fldChar w:fldCharType="begin"/>
      </w:r>
      <w:r w:rsidRPr="00DB1281">
        <w:rPr>
          <w:rFonts w:asciiTheme="majorBidi" w:hAnsiTheme="majorBidi" w:cstheme="majorBidi"/>
          <w:sz w:val="24"/>
          <w:szCs w:val="24"/>
          <w:highlight w:val="yellow"/>
          <w:rPrChange w:id="107" w:author="zenrunner" w:date="2019-03-29T09:36:00Z">
            <w:rPr>
              <w:rFonts w:asciiTheme="majorBidi" w:hAnsiTheme="majorBidi" w:cstheme="majorBidi"/>
              <w:sz w:val="24"/>
              <w:szCs w:val="24"/>
            </w:rPr>
          </w:rPrChange>
        </w:rPr>
        <w:instrText xml:space="preserve"> ADDIN ZOTERO_ITEM CSL_CITATION {"citationID":"EWCbqGrD","properties":{"formattedCitation":"\\super 9\\nosupersub{}","plainCitation":"9","noteIndex":0},"citationItems":[{"id":303,"uris":["http://zotero.org/users/local/tCrvyoCs/items/EL45Y2LR"],"uri":["http://zotero.org/users/local/tCrvyoCs/items/EL45Y2LR"],"itemData":{"id":303,"type":"article-journal","title":"A systematic review and conceptual framework for the mechanistic pathways of nurse plants: A systematic review of nurse-plant mechanisms","container-title":"Global Ecology and Biogeography","page":"1335-1345","volume":"23","issue":"12","source":"Crossref","DOI":"10.1111/geb.12202","ISSN":"1466822X","shortTitle":"A systematic review and conceptual framework for the mechanistic pathways of nurse plants","language":"en","author":[{"family":"Filazzola","given":"Alessandro"},{"family":"Lortie","given":"Christopher J."}],"issued":{"date-parts":[["2014",12]]}}}],"schema":"https://github.com/citation-style-language/schema/raw/master/csl-citation.json"} </w:instrText>
      </w:r>
      <w:r w:rsidRPr="00DB1281">
        <w:rPr>
          <w:rFonts w:asciiTheme="majorBidi" w:hAnsiTheme="majorBidi" w:cstheme="majorBidi"/>
          <w:sz w:val="24"/>
          <w:szCs w:val="24"/>
          <w:highlight w:val="yellow"/>
          <w:rPrChange w:id="108" w:author="zenrunner" w:date="2019-03-29T09:36:00Z">
            <w:rPr>
              <w:rFonts w:asciiTheme="majorBidi" w:hAnsiTheme="majorBidi" w:cstheme="majorBidi"/>
              <w:sz w:val="24"/>
              <w:szCs w:val="24"/>
            </w:rPr>
          </w:rPrChange>
        </w:rPr>
        <w:fldChar w:fldCharType="separate"/>
      </w:r>
      <w:r w:rsidRPr="00DB1281">
        <w:rPr>
          <w:rFonts w:ascii="Times New Roman" w:hAnsi="Times New Roman" w:cs="Times New Roman"/>
          <w:sz w:val="24"/>
          <w:szCs w:val="24"/>
          <w:highlight w:val="yellow"/>
          <w:vertAlign w:val="superscript"/>
          <w:rPrChange w:id="109" w:author="zenrunner" w:date="2019-03-29T09:36:00Z">
            <w:rPr>
              <w:rFonts w:ascii="Times New Roman" w:hAnsi="Times New Roman" w:cs="Times New Roman"/>
              <w:sz w:val="24"/>
              <w:szCs w:val="24"/>
              <w:vertAlign w:val="superscript"/>
            </w:rPr>
          </w:rPrChange>
        </w:rPr>
        <w:t>9</w:t>
      </w:r>
      <w:r w:rsidRPr="00DB1281">
        <w:rPr>
          <w:rFonts w:asciiTheme="majorBidi" w:hAnsiTheme="majorBidi" w:cstheme="majorBidi"/>
          <w:sz w:val="24"/>
          <w:szCs w:val="24"/>
          <w:highlight w:val="yellow"/>
          <w:rPrChange w:id="110" w:author="zenrunner" w:date="2019-03-29T09:36:00Z">
            <w:rPr>
              <w:rFonts w:asciiTheme="majorBidi" w:hAnsiTheme="majorBidi" w:cstheme="majorBidi"/>
              <w:sz w:val="24"/>
              <w:szCs w:val="24"/>
            </w:rPr>
          </w:rPrChange>
        </w:rPr>
        <w:fldChar w:fldCharType="end"/>
      </w:r>
      <w:r w:rsidRPr="00DB1281">
        <w:rPr>
          <w:rFonts w:asciiTheme="majorBidi" w:hAnsiTheme="majorBidi" w:cstheme="majorBidi"/>
          <w:sz w:val="24"/>
          <w:szCs w:val="24"/>
          <w:highlight w:val="yellow"/>
          <w:rPrChange w:id="111" w:author="zenrunner" w:date="2019-03-29T09:36:00Z">
            <w:rPr>
              <w:rFonts w:asciiTheme="majorBidi" w:hAnsiTheme="majorBidi" w:cstheme="majorBidi"/>
              <w:sz w:val="24"/>
              <w:szCs w:val="24"/>
            </w:rPr>
          </w:rPrChange>
        </w:rPr>
        <w:t>. These include shrubs, perennials, trees, or cushion plants that benefit other plants or taxa</w:t>
      </w:r>
      <w:r w:rsidR="00B415B5" w:rsidRPr="00DB1281">
        <w:rPr>
          <w:rFonts w:asciiTheme="majorBidi" w:hAnsiTheme="majorBidi" w:cstheme="majorBidi"/>
          <w:sz w:val="24"/>
          <w:szCs w:val="24"/>
          <w:highlight w:val="yellow"/>
          <w:rPrChange w:id="112" w:author="zenrunner" w:date="2019-03-29T09:36:00Z">
            <w:rPr>
              <w:rFonts w:asciiTheme="majorBidi" w:hAnsiTheme="majorBidi" w:cstheme="majorBidi"/>
              <w:sz w:val="24"/>
              <w:szCs w:val="24"/>
            </w:rPr>
          </w:rPrChange>
        </w:rPr>
        <w:fldChar w:fldCharType="begin"/>
      </w:r>
      <w:r w:rsidR="00B415B5" w:rsidRPr="00DB1281">
        <w:rPr>
          <w:rFonts w:asciiTheme="majorBidi" w:hAnsiTheme="majorBidi" w:cstheme="majorBidi"/>
          <w:sz w:val="24"/>
          <w:szCs w:val="24"/>
          <w:highlight w:val="yellow"/>
          <w:rPrChange w:id="113" w:author="zenrunner" w:date="2019-03-29T09:36:00Z">
            <w:rPr>
              <w:rFonts w:asciiTheme="majorBidi" w:hAnsiTheme="majorBidi" w:cstheme="majorBidi"/>
              <w:sz w:val="24"/>
              <w:szCs w:val="24"/>
            </w:rPr>
          </w:rPrChange>
        </w:rPr>
        <w:instrText xml:space="preserve"> ADDIN ZOTERO_ITEM CSL_CITATION {"citationID":"1LmD2kbb","properties":{"formattedCitation":"\\super 10\\nosupersub{}","plainCitation":"10","noteIndex":0},"citationItems":[{"id":211,"uris":["http://zotero.org/users/local/tCrvyoCs/items/TUCK39KC"],"uri":["http://zotero.org/users/local/tCrvyoCs/items/TUCK39KC"],"itemData":{"id":211,"type":"article-journal","title":"APPLYING PLANT FACILITATION TO FOREST RESTORATION: A META-ANALYSIS OF THE USE OF SHRUBS AS NURSE PLANTS","container-title":"Ecological Applications","page":"1128-1138","volume":"14","issue":"4","source":"Crossref","DOI":"10.1890/03-5084","ISSN":"1051-0761","shortTitle":"APPLYING PLANT FACILITATION TO FOREST RESTORATION","language":"en","author":[{"family":"Gómez-Aparicio","given":"Lorena"},{"family":"Zamora","given":"Regino"},{"family":"Gómez","given":"Jose M."},{"family":"Hódar","given":"Jose A."},{"family":"Castro","given":"Jorge"},{"family":"Baraza","given":"Elena"}],"issued":{"date-parts":[["2004",8]]}}}],"schema":"https://github.com/citation-style-language/schema/raw/master/csl-citation.json"} </w:instrText>
      </w:r>
      <w:r w:rsidR="00B415B5" w:rsidRPr="00DB1281">
        <w:rPr>
          <w:rFonts w:asciiTheme="majorBidi" w:hAnsiTheme="majorBidi" w:cstheme="majorBidi"/>
          <w:sz w:val="24"/>
          <w:szCs w:val="24"/>
          <w:highlight w:val="yellow"/>
          <w:rPrChange w:id="114" w:author="zenrunner" w:date="2019-03-29T09:36:00Z">
            <w:rPr>
              <w:rFonts w:asciiTheme="majorBidi" w:hAnsiTheme="majorBidi" w:cstheme="majorBidi"/>
              <w:sz w:val="24"/>
              <w:szCs w:val="24"/>
            </w:rPr>
          </w:rPrChange>
        </w:rPr>
        <w:fldChar w:fldCharType="separate"/>
      </w:r>
      <w:r w:rsidR="00B415B5" w:rsidRPr="00DB1281">
        <w:rPr>
          <w:rFonts w:ascii="Times New Roman" w:hAnsi="Times New Roman" w:cs="Times New Roman"/>
          <w:sz w:val="24"/>
          <w:szCs w:val="24"/>
          <w:highlight w:val="yellow"/>
          <w:vertAlign w:val="superscript"/>
          <w:rPrChange w:id="115" w:author="zenrunner" w:date="2019-03-29T09:36:00Z">
            <w:rPr>
              <w:rFonts w:ascii="Times New Roman" w:hAnsi="Times New Roman" w:cs="Times New Roman"/>
              <w:sz w:val="24"/>
              <w:szCs w:val="24"/>
              <w:vertAlign w:val="superscript"/>
            </w:rPr>
          </w:rPrChange>
        </w:rPr>
        <w:t>10</w:t>
      </w:r>
      <w:r w:rsidR="00B415B5" w:rsidRPr="00DB1281">
        <w:rPr>
          <w:rFonts w:asciiTheme="majorBidi" w:hAnsiTheme="majorBidi" w:cstheme="majorBidi"/>
          <w:sz w:val="24"/>
          <w:szCs w:val="24"/>
          <w:highlight w:val="yellow"/>
          <w:rPrChange w:id="116" w:author="zenrunner" w:date="2019-03-29T09:36:00Z">
            <w:rPr>
              <w:rFonts w:asciiTheme="majorBidi" w:hAnsiTheme="majorBidi" w:cstheme="majorBidi"/>
              <w:sz w:val="24"/>
              <w:szCs w:val="24"/>
            </w:rPr>
          </w:rPrChange>
        </w:rPr>
        <w:fldChar w:fldCharType="end"/>
      </w:r>
      <w:r w:rsidRPr="00DB1281">
        <w:rPr>
          <w:rFonts w:asciiTheme="majorBidi" w:hAnsiTheme="majorBidi" w:cstheme="majorBidi"/>
          <w:sz w:val="24"/>
          <w:szCs w:val="24"/>
          <w:highlight w:val="yellow"/>
          <w:rPrChange w:id="117" w:author="zenrunner" w:date="2019-03-29T09:36:00Z">
            <w:rPr>
              <w:rFonts w:asciiTheme="majorBidi" w:hAnsiTheme="majorBidi" w:cstheme="majorBidi"/>
              <w:sz w:val="24"/>
              <w:szCs w:val="24"/>
            </w:rPr>
          </w:rPrChange>
        </w:rPr>
        <w:t xml:space="preserve"> through various mecha</w:t>
      </w:r>
      <w:r w:rsidR="00B415B5" w:rsidRPr="00DB1281">
        <w:rPr>
          <w:rFonts w:asciiTheme="majorBidi" w:hAnsiTheme="majorBidi" w:cstheme="majorBidi"/>
          <w:sz w:val="24"/>
          <w:szCs w:val="24"/>
          <w:highlight w:val="yellow"/>
          <w:rPrChange w:id="118" w:author="zenrunner" w:date="2019-03-29T09:36:00Z">
            <w:rPr>
              <w:rFonts w:asciiTheme="majorBidi" w:hAnsiTheme="majorBidi" w:cstheme="majorBidi"/>
              <w:sz w:val="24"/>
              <w:szCs w:val="24"/>
            </w:rPr>
          </w:rPrChange>
        </w:rPr>
        <w:t>nistic pathways that include, but are not limited to, seed trapping, abiotic stress amelioration, and soil modification</w:t>
      </w:r>
      <w:r w:rsidR="00B415B5" w:rsidRPr="00DB1281">
        <w:rPr>
          <w:rFonts w:asciiTheme="majorBidi" w:hAnsiTheme="majorBidi" w:cstheme="majorBidi"/>
          <w:sz w:val="24"/>
          <w:szCs w:val="24"/>
          <w:highlight w:val="yellow"/>
          <w:rPrChange w:id="119" w:author="zenrunner" w:date="2019-03-29T09:36:00Z">
            <w:rPr>
              <w:rFonts w:asciiTheme="majorBidi" w:hAnsiTheme="majorBidi" w:cstheme="majorBidi"/>
              <w:sz w:val="24"/>
              <w:szCs w:val="24"/>
            </w:rPr>
          </w:rPrChange>
        </w:rPr>
        <w:fldChar w:fldCharType="begin"/>
      </w:r>
      <w:r w:rsidR="00B415B5" w:rsidRPr="00DB1281">
        <w:rPr>
          <w:rFonts w:asciiTheme="majorBidi" w:hAnsiTheme="majorBidi" w:cstheme="majorBidi"/>
          <w:sz w:val="24"/>
          <w:szCs w:val="24"/>
          <w:highlight w:val="yellow"/>
          <w:rPrChange w:id="120" w:author="zenrunner" w:date="2019-03-29T09:36:00Z">
            <w:rPr>
              <w:rFonts w:asciiTheme="majorBidi" w:hAnsiTheme="majorBidi" w:cstheme="majorBidi"/>
              <w:sz w:val="24"/>
              <w:szCs w:val="24"/>
            </w:rPr>
          </w:rPrChange>
        </w:rPr>
        <w:instrText xml:space="preserve"> ADDIN ZOTERO_ITEM CSL_CITATION {"citationID":"ELfBru5D","properties":{"formattedCitation":"\\super 9\\nosupersub{}","plainCitation":"9","noteIndex":0},"citationItems":[{"id":303,"uris":["http://zotero.org/users/local/tCrvyoCs/items/EL45Y2LR"],"uri":["http://zotero.org/users/local/tCrvyoCs/items/EL45Y2LR"],"itemData":{"id":303,"type":"article-journal","title":"A systematic review and conceptual framework for the mechanistic pathways of nurse plants: A systematic review of nurse-plant mechanisms","container-title":"Global Ecology and Biogeography","page":"1335-1345","volume":"23","issue":"12","source":"Crossref","DOI":"10.1111/geb.12202","ISSN":"1466822X","shortTitle":"A systematic review and conceptual framework for the mechanistic pathways of nurse plants","language":"en","author":[{"family":"Filazzola","given":"Alessandro"},{"family":"Lortie","given":"Christopher J."}],"issued":{"date-parts":[["2014",12]]}}}],"schema":"https://github.com/citation-style-language/schema/raw/master/csl-citation.json"} </w:instrText>
      </w:r>
      <w:r w:rsidR="00B415B5" w:rsidRPr="00DB1281">
        <w:rPr>
          <w:rFonts w:asciiTheme="majorBidi" w:hAnsiTheme="majorBidi" w:cstheme="majorBidi"/>
          <w:sz w:val="24"/>
          <w:szCs w:val="24"/>
          <w:highlight w:val="yellow"/>
          <w:rPrChange w:id="121" w:author="zenrunner" w:date="2019-03-29T09:36:00Z">
            <w:rPr>
              <w:rFonts w:asciiTheme="majorBidi" w:hAnsiTheme="majorBidi" w:cstheme="majorBidi"/>
              <w:sz w:val="24"/>
              <w:szCs w:val="24"/>
            </w:rPr>
          </w:rPrChange>
        </w:rPr>
        <w:fldChar w:fldCharType="separate"/>
      </w:r>
      <w:r w:rsidR="00B415B5" w:rsidRPr="00DB1281">
        <w:rPr>
          <w:rFonts w:ascii="Times New Roman" w:hAnsi="Times New Roman" w:cs="Times New Roman"/>
          <w:sz w:val="24"/>
          <w:szCs w:val="24"/>
          <w:highlight w:val="yellow"/>
          <w:vertAlign w:val="superscript"/>
          <w:rPrChange w:id="122" w:author="zenrunner" w:date="2019-03-29T09:36:00Z">
            <w:rPr>
              <w:rFonts w:ascii="Times New Roman" w:hAnsi="Times New Roman" w:cs="Times New Roman"/>
              <w:sz w:val="24"/>
              <w:szCs w:val="24"/>
              <w:vertAlign w:val="superscript"/>
            </w:rPr>
          </w:rPrChange>
        </w:rPr>
        <w:t>9</w:t>
      </w:r>
      <w:r w:rsidR="00B415B5" w:rsidRPr="00DB1281">
        <w:rPr>
          <w:rFonts w:asciiTheme="majorBidi" w:hAnsiTheme="majorBidi" w:cstheme="majorBidi"/>
          <w:sz w:val="24"/>
          <w:szCs w:val="24"/>
          <w:highlight w:val="yellow"/>
          <w:rPrChange w:id="123" w:author="zenrunner" w:date="2019-03-29T09:36:00Z">
            <w:rPr>
              <w:rFonts w:asciiTheme="majorBidi" w:hAnsiTheme="majorBidi" w:cstheme="majorBidi"/>
              <w:sz w:val="24"/>
              <w:szCs w:val="24"/>
            </w:rPr>
          </w:rPrChange>
        </w:rPr>
        <w:fldChar w:fldCharType="end"/>
      </w:r>
      <w:r w:rsidR="00B415B5" w:rsidRPr="00DB1281">
        <w:rPr>
          <w:rFonts w:asciiTheme="majorBidi" w:hAnsiTheme="majorBidi" w:cstheme="majorBidi"/>
          <w:sz w:val="24"/>
          <w:szCs w:val="24"/>
          <w:highlight w:val="yellow"/>
          <w:rPrChange w:id="124" w:author="zenrunner" w:date="2019-03-29T09:36:00Z">
            <w:rPr>
              <w:rFonts w:asciiTheme="majorBidi" w:hAnsiTheme="majorBidi" w:cstheme="majorBidi"/>
              <w:sz w:val="24"/>
              <w:szCs w:val="24"/>
            </w:rPr>
          </w:rPrChange>
        </w:rPr>
        <w:t>. An important agent of abiotic stress amelioration is shrub canopy, able to facilitate animals through direct and indirect shelter and refuge effects</w:t>
      </w:r>
      <w:r w:rsidR="00B415B5" w:rsidRPr="00DB1281">
        <w:rPr>
          <w:rFonts w:asciiTheme="majorBidi" w:hAnsiTheme="majorBidi" w:cstheme="majorBidi"/>
          <w:sz w:val="24"/>
          <w:szCs w:val="24"/>
          <w:highlight w:val="yellow"/>
          <w:rPrChange w:id="125" w:author="zenrunner" w:date="2019-03-29T09:36:00Z">
            <w:rPr>
              <w:rFonts w:asciiTheme="majorBidi" w:hAnsiTheme="majorBidi" w:cstheme="majorBidi"/>
              <w:sz w:val="24"/>
              <w:szCs w:val="24"/>
            </w:rPr>
          </w:rPrChange>
        </w:rPr>
        <w:fldChar w:fldCharType="begin"/>
      </w:r>
      <w:r w:rsidR="00B415B5" w:rsidRPr="00DB1281">
        <w:rPr>
          <w:rFonts w:asciiTheme="majorBidi" w:hAnsiTheme="majorBidi" w:cstheme="majorBidi"/>
          <w:sz w:val="24"/>
          <w:szCs w:val="24"/>
          <w:highlight w:val="yellow"/>
          <w:rPrChange w:id="126" w:author="zenrunner" w:date="2019-03-29T09:36:00Z">
            <w:rPr>
              <w:rFonts w:asciiTheme="majorBidi" w:hAnsiTheme="majorBidi" w:cstheme="majorBidi"/>
              <w:sz w:val="24"/>
              <w:szCs w:val="24"/>
            </w:rPr>
          </w:rPrChange>
        </w:rPr>
        <w:instrText xml:space="preserve"> ADDIN ZOTERO_ITEM CSL_CITATION {"citationID":"mkoocA8p","properties":{"formattedCitation":"\\super 11,12\\nosupersub{}","plainCitation":"11,12","noteIndex":0},"citationItems":[{"id":319,"uris":["http://zotero.org/users/local/tCrvyoCs/items/M2Y8E87F"],"uri":["http://zotero.org/users/local/tCrvyoCs/items/M2Y8E87F"],"itemData":{"id":319,"type":"article-journal","title":"The Groot Effect: Plant facilitation and desert shrub regrowth following extensive damage","container-title":"Ecology and Evolution","page":"706-715","volume":"8","issue":"1","source":"Crossref","DOI":"10.1002/ece3.3671","ISSN":"20457758","shortTitle":"The Groot Effect","language":"en","author":[{"family":"Lortie","given":"Christopher J."},{"family":"Gruber","given":"Eva"},{"family":"Filazzola","given":"Alex"},{"family":"Noble","given":"Taylor"},{"family":"Westphal","given":"Michael"}],"issued":{"date-parts":[["2018",1]]}}},{"id":318,"uris":["http://zotero.org/users/local/tCrvyoCs/items/VYX2GZEY"],"uri":["http://zotero.org/users/local/tCrvyoCs/items/VYX2GZEY"],"itemData":{"id":318,"type":"article-journal","title":"A portfolio effect of shrub canopy height on species richness in both stressful and competitive environments","container-title":"Functional Ecology","page":"60-69","volume":"30","issue":"1","source":"Crossref","DOI":"10.1111/1365-2435.12458","ISSN":"02698463","language":"en","author":[{"family":"Bråthen","given":"Kari Anne"},{"family":"Lortie","given":"Christopher"}],"editor":[{"family":"Michalet","given":"Richard"}],"issued":{"date-parts":[["2016",1]]}}}],"schema":"https://github.com/citation-style-language/schema/raw/master/csl-citation.json"} </w:instrText>
      </w:r>
      <w:r w:rsidR="00B415B5" w:rsidRPr="00DB1281">
        <w:rPr>
          <w:rFonts w:asciiTheme="majorBidi" w:hAnsiTheme="majorBidi" w:cstheme="majorBidi"/>
          <w:sz w:val="24"/>
          <w:szCs w:val="24"/>
          <w:highlight w:val="yellow"/>
          <w:rPrChange w:id="127" w:author="zenrunner" w:date="2019-03-29T09:36:00Z">
            <w:rPr>
              <w:rFonts w:asciiTheme="majorBidi" w:hAnsiTheme="majorBidi" w:cstheme="majorBidi"/>
              <w:sz w:val="24"/>
              <w:szCs w:val="24"/>
            </w:rPr>
          </w:rPrChange>
        </w:rPr>
        <w:fldChar w:fldCharType="separate"/>
      </w:r>
      <w:r w:rsidR="00B415B5" w:rsidRPr="00DB1281">
        <w:rPr>
          <w:rFonts w:ascii="Times New Roman" w:hAnsi="Times New Roman" w:cs="Times New Roman"/>
          <w:sz w:val="24"/>
          <w:szCs w:val="24"/>
          <w:highlight w:val="yellow"/>
          <w:vertAlign w:val="superscript"/>
          <w:rPrChange w:id="128" w:author="zenrunner" w:date="2019-03-29T09:36:00Z">
            <w:rPr>
              <w:rFonts w:ascii="Times New Roman" w:hAnsi="Times New Roman" w:cs="Times New Roman"/>
              <w:sz w:val="24"/>
              <w:szCs w:val="24"/>
              <w:vertAlign w:val="superscript"/>
            </w:rPr>
          </w:rPrChange>
        </w:rPr>
        <w:t>11,12</w:t>
      </w:r>
      <w:r w:rsidR="00B415B5" w:rsidRPr="00DB1281">
        <w:rPr>
          <w:rFonts w:asciiTheme="majorBidi" w:hAnsiTheme="majorBidi" w:cstheme="majorBidi"/>
          <w:sz w:val="24"/>
          <w:szCs w:val="24"/>
          <w:highlight w:val="yellow"/>
          <w:rPrChange w:id="129" w:author="zenrunner" w:date="2019-03-29T09:36:00Z">
            <w:rPr>
              <w:rFonts w:asciiTheme="majorBidi" w:hAnsiTheme="majorBidi" w:cstheme="majorBidi"/>
              <w:sz w:val="24"/>
              <w:szCs w:val="24"/>
            </w:rPr>
          </w:rPrChange>
        </w:rPr>
        <w:fldChar w:fldCharType="end"/>
      </w:r>
      <w:r w:rsidR="00B415B5" w:rsidRPr="00DB1281">
        <w:rPr>
          <w:rFonts w:asciiTheme="majorBidi" w:hAnsiTheme="majorBidi" w:cstheme="majorBidi"/>
          <w:sz w:val="24"/>
          <w:szCs w:val="24"/>
          <w:highlight w:val="yellow"/>
          <w:rPrChange w:id="130" w:author="zenrunner" w:date="2019-03-29T09:36:00Z">
            <w:rPr>
              <w:rFonts w:asciiTheme="majorBidi" w:hAnsiTheme="majorBidi" w:cstheme="majorBidi"/>
              <w:sz w:val="24"/>
              <w:szCs w:val="24"/>
            </w:rPr>
          </w:rPrChange>
        </w:rPr>
        <w:t>. Thus</w:t>
      </w:r>
      <w:r w:rsidR="00B415B5" w:rsidRPr="00DB1281">
        <w:rPr>
          <w:rFonts w:ascii="Times New Roman" w:hAnsi="Times New Roman" w:cs="Times New Roman"/>
          <w:sz w:val="24"/>
          <w:szCs w:val="24"/>
          <w:highlight w:val="yellow"/>
          <w:rPrChange w:id="131" w:author="zenrunner" w:date="2019-03-29T09:36:00Z">
            <w:rPr>
              <w:rFonts w:ascii="Times New Roman" w:hAnsi="Times New Roman" w:cs="Times New Roman"/>
              <w:sz w:val="24"/>
              <w:szCs w:val="24"/>
            </w:rPr>
          </w:rPrChange>
        </w:rPr>
        <w:t>, it is understood that foundational plants serve as a great focal point for a variety of studies hoping to examine plant-plant, plant-animal, plant-plant-animal, or plant-animal-animal facilitation in a given ecosystem.</w:t>
      </w:r>
      <w:ins w:id="132" w:author="zenrunner" w:date="2019-03-29T09:36:00Z">
        <w:r w:rsidR="00DB1281">
          <w:rPr>
            <w:rFonts w:ascii="Times New Roman" w:hAnsi="Times New Roman" w:cs="Times New Roman"/>
            <w:sz w:val="24"/>
            <w:szCs w:val="24"/>
          </w:rPr>
          <w:t xml:space="preserve"> MEH – same – FOCUS???  </w:t>
        </w:r>
      </w:ins>
    </w:p>
    <w:p w14:paraId="1C074B50" w14:textId="729DC6A2" w:rsidR="00DB1281" w:rsidRDefault="00DB1281" w:rsidP="00105EC0">
      <w:pPr>
        <w:spacing w:after="0" w:line="240" w:lineRule="auto"/>
        <w:ind w:firstLine="720"/>
        <w:contextualSpacing/>
        <w:jc w:val="both"/>
        <w:rPr>
          <w:ins w:id="133" w:author="zenrunner" w:date="2019-03-29T09:39:00Z"/>
          <w:rFonts w:ascii="Times New Roman" w:hAnsi="Times New Roman" w:cs="Times New Roman"/>
          <w:sz w:val="24"/>
          <w:szCs w:val="24"/>
        </w:rPr>
      </w:pPr>
      <w:proofErr w:type="gramStart"/>
      <w:ins w:id="134" w:author="zenrunner" w:date="2019-03-29T09:36:00Z">
        <w:r>
          <w:rPr>
            <w:rFonts w:ascii="Times New Roman" w:hAnsi="Times New Roman" w:cs="Times New Roman"/>
            <w:sz w:val="24"/>
            <w:szCs w:val="24"/>
          </w:rPr>
          <w:t xml:space="preserve">Many facilitation pathways in plant-plant interactions between benefactors and </w:t>
        </w:r>
      </w:ins>
      <w:ins w:id="135" w:author="zenrunner" w:date="2019-03-29T09:37:00Z">
        <w:r>
          <w:rPr>
            <w:rFonts w:ascii="Times New Roman" w:hAnsi="Times New Roman" w:cs="Times New Roman"/>
            <w:sz w:val="24"/>
            <w:szCs w:val="24"/>
          </w:rPr>
          <w:t>protégé</w:t>
        </w:r>
      </w:ins>
      <w:ins w:id="136" w:author="zenrunner" w:date="2019-03-29T09:36:00Z">
        <w:r>
          <w:rPr>
            <w:rFonts w:ascii="Times New Roman" w:hAnsi="Times New Roman" w:cs="Times New Roman"/>
            <w:sz w:val="24"/>
            <w:szCs w:val="24"/>
          </w:rPr>
          <w:t xml:space="preserve"> </w:t>
        </w:r>
      </w:ins>
      <w:ins w:id="137" w:author="zenrunner" w:date="2019-03-29T09:37:00Z">
        <w:r>
          <w:rPr>
            <w:rFonts w:ascii="Times New Roman" w:hAnsi="Times New Roman" w:cs="Times New Roman"/>
            <w:sz w:val="24"/>
            <w:szCs w:val="24"/>
          </w:rPr>
          <w:t>species.</w:t>
        </w:r>
        <w:proofErr w:type="gramEnd"/>
        <w:r>
          <w:rPr>
            <w:rFonts w:ascii="Times New Roman" w:hAnsi="Times New Roman" w:cs="Times New Roman"/>
            <w:sz w:val="24"/>
            <w:szCs w:val="24"/>
          </w:rPr>
          <w:t xml:space="preserve">  Then list </w:t>
        </w:r>
        <w:proofErr w:type="gramStart"/>
        <w:r>
          <w:rPr>
            <w:rFonts w:ascii="Times New Roman" w:hAnsi="Times New Roman" w:cs="Times New Roman"/>
            <w:sz w:val="24"/>
            <w:szCs w:val="24"/>
          </w:rPr>
          <w:t>them .</w:t>
        </w:r>
        <w:proofErr w:type="gramEnd"/>
        <w:r>
          <w:rPr>
            <w:rFonts w:ascii="Times New Roman" w:hAnsi="Times New Roman" w:cs="Times New Roman"/>
            <w:sz w:val="24"/>
            <w:szCs w:val="24"/>
          </w:rPr>
          <w:t xml:space="preserve"> Them argue that shelter and amelioration THE most common one measured. HOWEVER, there is also the capacity for these same interaction pathways to benefit animals in deserts too – inverts and </w:t>
        </w:r>
        <w:proofErr w:type="spellStart"/>
        <w:r>
          <w:rPr>
            <w:rFonts w:ascii="Times New Roman" w:hAnsi="Times New Roman" w:cs="Times New Roman"/>
            <w:sz w:val="24"/>
            <w:szCs w:val="24"/>
          </w:rPr>
          <w:t>verts</w:t>
        </w:r>
        <w:proofErr w:type="spellEnd"/>
        <w:r>
          <w:rPr>
            <w:rFonts w:ascii="Times New Roman" w:hAnsi="Times New Roman" w:cs="Times New Roman"/>
            <w:sz w:val="24"/>
            <w:szCs w:val="24"/>
          </w:rPr>
          <w:t xml:space="preserve"> (Citation </w:t>
        </w:r>
        <w:proofErr w:type="spellStart"/>
        <w:r>
          <w:rPr>
            <w:rFonts w:ascii="Times New Roman" w:hAnsi="Times New Roman" w:cs="Times New Roman"/>
            <w:sz w:val="24"/>
            <w:szCs w:val="24"/>
          </w:rPr>
          <w:t>Lortie</w:t>
        </w:r>
        <w:proofErr w:type="spellEnd"/>
        <w:r>
          <w:rPr>
            <w:rFonts w:ascii="Times New Roman" w:hAnsi="Times New Roman" w:cs="Times New Roman"/>
            <w:sz w:val="24"/>
            <w:szCs w:val="24"/>
          </w:rPr>
          <w:t xml:space="preserve"> et al Functional Ecology </w:t>
        </w:r>
      </w:ins>
      <w:ins w:id="138" w:author="zenrunner" w:date="2019-03-29T09:38:00Z">
        <w:r>
          <w:rPr>
            <w:rFonts w:ascii="Times New Roman" w:hAnsi="Times New Roman" w:cs="Times New Roman"/>
            <w:sz w:val="24"/>
            <w:szCs w:val="24"/>
          </w:rPr>
          <w:t>paper</w:t>
        </w:r>
      </w:ins>
      <w:ins w:id="139" w:author="zenrunner" w:date="2019-03-29T09:37:00Z">
        <w:r>
          <w:rPr>
            <w:rFonts w:ascii="Times New Roman" w:hAnsi="Times New Roman" w:cs="Times New Roman"/>
            <w:sz w:val="24"/>
            <w:szCs w:val="24"/>
          </w:rPr>
          <w:t>)</w:t>
        </w:r>
      </w:ins>
      <w:ins w:id="140" w:author="zenrunner" w:date="2019-03-29T09:38:00Z">
        <w:r>
          <w:rPr>
            <w:rFonts w:ascii="Times New Roman" w:hAnsi="Times New Roman" w:cs="Times New Roman"/>
            <w:sz w:val="24"/>
            <w:szCs w:val="24"/>
          </w:rPr>
          <w:t xml:space="preserve">.  </w:t>
        </w:r>
        <w:r w:rsidR="00494B7D">
          <w:rPr>
            <w:rFonts w:ascii="Times New Roman" w:hAnsi="Times New Roman" w:cs="Times New Roman"/>
            <w:sz w:val="24"/>
            <w:szCs w:val="24"/>
          </w:rPr>
          <w:t xml:space="preserve">Then – you are NOW setting up reader for the </w:t>
        </w:r>
        <w:proofErr w:type="spellStart"/>
        <w:r w:rsidR="00494B7D">
          <w:rPr>
            <w:rFonts w:ascii="Times New Roman" w:hAnsi="Times New Roman" w:cs="Times New Roman"/>
            <w:sz w:val="24"/>
            <w:szCs w:val="24"/>
          </w:rPr>
          <w:t>punchline</w:t>
        </w:r>
        <w:proofErr w:type="spellEnd"/>
        <w:r w:rsidR="00494B7D">
          <w:rPr>
            <w:rFonts w:ascii="Times New Roman" w:hAnsi="Times New Roman" w:cs="Times New Roman"/>
            <w:sz w:val="24"/>
            <w:szCs w:val="24"/>
          </w:rPr>
          <w:t xml:space="preserve"> – THIS is a research gap – </w:t>
        </w:r>
        <w:proofErr w:type="spellStart"/>
        <w:r w:rsidR="00494B7D">
          <w:rPr>
            <w:rFonts w:ascii="Times New Roman" w:hAnsi="Times New Roman" w:cs="Times New Roman"/>
            <w:sz w:val="24"/>
            <w:szCs w:val="24"/>
          </w:rPr>
          <w:t>ie</w:t>
        </w:r>
        <w:proofErr w:type="spellEnd"/>
        <w:r w:rsidR="00494B7D">
          <w:rPr>
            <w:rFonts w:ascii="Times New Roman" w:hAnsi="Times New Roman" w:cs="Times New Roman"/>
            <w:sz w:val="24"/>
            <w:szCs w:val="24"/>
          </w:rPr>
          <w:t xml:space="preserve"> how do shelter and refuges common in facilitation literature ALSO influence other taxa. This is important because deserts are home to many rare, endemic species of animals, </w:t>
        </w:r>
      </w:ins>
      <w:ins w:id="141" w:author="zenrunner" w:date="2019-03-29T09:39:00Z">
        <w:r w:rsidR="00494B7D">
          <w:rPr>
            <w:rFonts w:ascii="Times New Roman" w:hAnsi="Times New Roman" w:cs="Times New Roman"/>
            <w:sz w:val="24"/>
            <w:szCs w:val="24"/>
          </w:rPr>
          <w:t>biodiversity</w:t>
        </w:r>
      </w:ins>
      <w:ins w:id="142" w:author="zenrunner" w:date="2019-03-29T09:38:00Z">
        <w:r w:rsidR="00494B7D">
          <w:rPr>
            <w:rFonts w:ascii="Times New Roman" w:hAnsi="Times New Roman" w:cs="Times New Roman"/>
            <w:sz w:val="24"/>
            <w:szCs w:val="24"/>
          </w:rPr>
          <w:t xml:space="preserve"> </w:t>
        </w:r>
      </w:ins>
      <w:ins w:id="143" w:author="zenrunner" w:date="2019-03-29T09:39:00Z">
        <w:r w:rsidR="00494B7D">
          <w:rPr>
            <w:rFonts w:ascii="Times New Roman" w:hAnsi="Times New Roman" w:cs="Times New Roman"/>
            <w:sz w:val="24"/>
            <w:szCs w:val="24"/>
          </w:rPr>
          <w:t xml:space="preserve">is high in drylands, these systems are under threat and many federally listed endangered species are in deserts including some of the first to ever be listed in the USA, </w:t>
        </w:r>
        <w:proofErr w:type="spellStart"/>
        <w:r w:rsidR="00494B7D">
          <w:rPr>
            <w:rFonts w:ascii="Times New Roman" w:hAnsi="Times New Roman" w:cs="Times New Roman"/>
            <w:sz w:val="24"/>
            <w:szCs w:val="24"/>
          </w:rPr>
          <w:t>etc</w:t>
        </w:r>
        <w:proofErr w:type="spellEnd"/>
        <w:r w:rsidR="00494B7D">
          <w:rPr>
            <w:rFonts w:ascii="Times New Roman" w:hAnsi="Times New Roman" w:cs="Times New Roman"/>
            <w:sz w:val="24"/>
            <w:szCs w:val="24"/>
          </w:rPr>
          <w:t>… SO we must study.</w:t>
        </w:r>
      </w:ins>
    </w:p>
    <w:p w14:paraId="6F678D1F" w14:textId="77777777" w:rsidR="00494B7D" w:rsidRDefault="00494B7D" w:rsidP="00105EC0">
      <w:pPr>
        <w:spacing w:after="0" w:line="240" w:lineRule="auto"/>
        <w:ind w:firstLine="720"/>
        <w:contextualSpacing/>
        <w:jc w:val="both"/>
        <w:rPr>
          <w:ins w:id="144" w:author="zenrunner" w:date="2019-03-29T09:39:00Z"/>
          <w:rFonts w:ascii="Times New Roman" w:hAnsi="Times New Roman" w:cs="Times New Roman"/>
          <w:sz w:val="24"/>
          <w:szCs w:val="24"/>
        </w:rPr>
      </w:pPr>
    </w:p>
    <w:p w14:paraId="29DA361B" w14:textId="0F557A16" w:rsidR="00494B7D" w:rsidRDefault="00494B7D" w:rsidP="00105EC0">
      <w:pPr>
        <w:spacing w:after="0" w:line="240" w:lineRule="auto"/>
        <w:ind w:firstLine="720"/>
        <w:contextualSpacing/>
        <w:jc w:val="both"/>
        <w:rPr>
          <w:ins w:id="145" w:author="zenrunner" w:date="2019-03-29T09:40:00Z"/>
          <w:rFonts w:ascii="Times New Roman" w:hAnsi="Times New Roman" w:cs="Times New Roman"/>
          <w:sz w:val="24"/>
          <w:szCs w:val="24"/>
        </w:rPr>
      </w:pPr>
      <w:ins w:id="146" w:author="zenrunner" w:date="2019-03-29T09:39:00Z">
        <w:r>
          <w:rPr>
            <w:rFonts w:ascii="Times New Roman" w:hAnsi="Times New Roman" w:cs="Times New Roman"/>
            <w:sz w:val="24"/>
            <w:szCs w:val="24"/>
          </w:rPr>
          <w:t xml:space="preserve">THEN you now need a third and FINAL general paragraph introducing the LAST big GEAR of your research </w:t>
        </w:r>
      </w:ins>
      <w:ins w:id="147" w:author="zenrunner" w:date="2019-03-29T09:40:00Z">
        <w:r>
          <w:rPr>
            <w:rFonts w:ascii="Times New Roman" w:hAnsi="Times New Roman" w:cs="Times New Roman"/>
            <w:sz w:val="24"/>
            <w:szCs w:val="24"/>
          </w:rPr>
          <w:t>–</w:t>
        </w:r>
      </w:ins>
      <w:ins w:id="148" w:author="zenrunner" w:date="2019-03-29T09:39:00Z">
        <w:r>
          <w:rPr>
            <w:rFonts w:ascii="Times New Roman" w:hAnsi="Times New Roman" w:cs="Times New Roman"/>
            <w:sz w:val="24"/>
            <w:szCs w:val="24"/>
          </w:rPr>
          <w:t xml:space="preserve"> MICRO </w:t>
        </w:r>
      </w:ins>
      <w:ins w:id="149" w:author="zenrunner" w:date="2019-03-29T09:40:00Z">
        <w:r>
          <w:rPr>
            <w:rFonts w:ascii="Times New Roman" w:hAnsi="Times New Roman" w:cs="Times New Roman"/>
            <w:sz w:val="24"/>
            <w:szCs w:val="24"/>
          </w:rPr>
          <w:t xml:space="preserve">– to </w:t>
        </w:r>
        <w:proofErr w:type="gramStart"/>
        <w:r>
          <w:rPr>
            <w:rFonts w:ascii="Times New Roman" w:hAnsi="Times New Roman" w:cs="Times New Roman"/>
            <w:sz w:val="24"/>
            <w:szCs w:val="24"/>
          </w:rPr>
          <w:t>MACRO climate</w:t>
        </w:r>
        <w:proofErr w:type="gramEnd"/>
        <w:r>
          <w:rPr>
            <w:rFonts w:ascii="Times New Roman" w:hAnsi="Times New Roman" w:cs="Times New Roman"/>
            <w:sz w:val="24"/>
            <w:szCs w:val="24"/>
          </w:rPr>
          <w:t xml:space="preserve"> and why this important.</w:t>
        </w:r>
      </w:ins>
    </w:p>
    <w:p w14:paraId="7A28EE93" w14:textId="7C6729B5" w:rsidR="00494B7D" w:rsidRDefault="00494B7D" w:rsidP="00105EC0">
      <w:pPr>
        <w:spacing w:after="0" w:line="240" w:lineRule="auto"/>
        <w:ind w:firstLine="720"/>
        <w:contextualSpacing/>
        <w:jc w:val="both"/>
        <w:rPr>
          <w:ins w:id="150" w:author="zenrunner" w:date="2019-03-29T09:40:00Z"/>
          <w:rFonts w:ascii="Times New Roman" w:hAnsi="Times New Roman" w:cs="Times New Roman"/>
          <w:sz w:val="24"/>
          <w:szCs w:val="24"/>
        </w:rPr>
      </w:pPr>
      <w:ins w:id="151" w:author="zenrunner" w:date="2019-03-29T09:40:00Z">
        <w:r>
          <w:rPr>
            <w:rFonts w:ascii="Times New Roman" w:hAnsi="Times New Roman" w:cs="Times New Roman"/>
            <w:sz w:val="24"/>
            <w:szCs w:val="24"/>
          </w:rPr>
          <w:t>Define each.</w:t>
        </w:r>
      </w:ins>
    </w:p>
    <w:p w14:paraId="5D395B0F" w14:textId="5C01ACF9" w:rsidR="00494B7D" w:rsidRDefault="00494B7D" w:rsidP="00105EC0">
      <w:pPr>
        <w:spacing w:after="0" w:line="240" w:lineRule="auto"/>
        <w:ind w:firstLine="720"/>
        <w:contextualSpacing/>
        <w:jc w:val="both"/>
        <w:rPr>
          <w:ins w:id="152" w:author="zenrunner" w:date="2019-03-29T09:40:00Z"/>
          <w:rFonts w:ascii="Times New Roman" w:hAnsi="Times New Roman" w:cs="Times New Roman"/>
          <w:sz w:val="24"/>
          <w:szCs w:val="24"/>
        </w:rPr>
      </w:pPr>
      <w:ins w:id="153" w:author="zenrunner" w:date="2019-03-29T09:40:00Z">
        <w:r>
          <w:rPr>
            <w:rFonts w:ascii="Times New Roman" w:hAnsi="Times New Roman" w:cs="Times New Roman"/>
            <w:sz w:val="24"/>
            <w:szCs w:val="24"/>
          </w:rPr>
          <w:t>Explain how each is likely to change</w:t>
        </w:r>
      </w:ins>
    </w:p>
    <w:p w14:paraId="1CB80E1A" w14:textId="703FA165" w:rsidR="00494B7D" w:rsidRDefault="00494B7D" w:rsidP="00105EC0">
      <w:pPr>
        <w:spacing w:after="0" w:line="240" w:lineRule="auto"/>
        <w:ind w:firstLine="720"/>
        <w:contextualSpacing/>
        <w:jc w:val="both"/>
        <w:rPr>
          <w:ins w:id="154" w:author="zenrunner" w:date="2019-03-29T09:42:00Z"/>
          <w:rFonts w:ascii="Times New Roman" w:hAnsi="Times New Roman" w:cs="Times New Roman"/>
          <w:sz w:val="24"/>
          <w:szCs w:val="24"/>
        </w:rPr>
      </w:pPr>
      <w:ins w:id="155" w:author="zenrunner" w:date="2019-03-29T09:40:00Z">
        <w:r>
          <w:rPr>
            <w:rFonts w:ascii="Times New Roman" w:hAnsi="Times New Roman" w:cs="Times New Roman"/>
            <w:sz w:val="24"/>
            <w:szCs w:val="24"/>
          </w:rPr>
          <w:t xml:space="preserve">Explain that plants and animals likely experience both scales of change </w:t>
        </w:r>
      </w:ins>
      <w:ins w:id="156" w:author="zenrunner" w:date="2019-03-29T09:41:00Z">
        <w:r>
          <w:rPr>
            <w:rFonts w:ascii="Times New Roman" w:hAnsi="Times New Roman" w:cs="Times New Roman"/>
            <w:sz w:val="24"/>
            <w:szCs w:val="24"/>
          </w:rPr>
          <w:t>–</w:t>
        </w:r>
      </w:ins>
      <w:ins w:id="157" w:author="zenrunner" w:date="2019-03-29T09:40:00Z">
        <w:r>
          <w:rPr>
            <w:rFonts w:ascii="Times New Roman" w:hAnsi="Times New Roman" w:cs="Times New Roman"/>
            <w:sz w:val="24"/>
            <w:szCs w:val="24"/>
          </w:rPr>
          <w:t xml:space="preserve">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w:t>
        </w:r>
      </w:ins>
      <w:ins w:id="158" w:author="zenrunner" w:date="2019-03-29T09:41:00Z">
        <w:r>
          <w:rPr>
            <w:rFonts w:ascii="Times New Roman" w:hAnsi="Times New Roman" w:cs="Times New Roman"/>
            <w:sz w:val="24"/>
            <w:szCs w:val="24"/>
          </w:rPr>
          <w:t xml:space="preserve">drought at large scales but at MICRO scales because a. animals can cover and b. for plants and </w:t>
        </w:r>
        <w:proofErr w:type="gramStart"/>
        <w:r>
          <w:rPr>
            <w:rFonts w:ascii="Times New Roman" w:hAnsi="Times New Roman" w:cs="Times New Roman"/>
            <w:sz w:val="24"/>
            <w:szCs w:val="24"/>
          </w:rPr>
          <w:t>animals</w:t>
        </w:r>
        <w:proofErr w:type="gramEnd"/>
        <w:r>
          <w:rPr>
            <w:rFonts w:ascii="Times New Roman" w:hAnsi="Times New Roman" w:cs="Times New Roman"/>
            <w:sz w:val="24"/>
            <w:szCs w:val="24"/>
          </w:rPr>
          <w:t xml:space="preserve"> deserts are extremely </w:t>
        </w:r>
        <w:proofErr w:type="spellStart"/>
        <w:r>
          <w:rPr>
            <w:rFonts w:ascii="Times New Roman" w:hAnsi="Times New Roman" w:cs="Times New Roman"/>
            <w:sz w:val="24"/>
            <w:szCs w:val="24"/>
          </w:rPr>
          <w:t>hetereogenic</w:t>
        </w:r>
        <w:proofErr w:type="spellEnd"/>
        <w:r>
          <w:rPr>
            <w:rFonts w:ascii="Times New Roman" w:hAnsi="Times New Roman" w:cs="Times New Roman"/>
            <w:sz w:val="24"/>
            <w:szCs w:val="24"/>
          </w:rPr>
          <w:t xml:space="preserve"> at fine scales (citations), we need data at both levels. SNAP…. Set </w:t>
        </w:r>
      </w:ins>
      <w:ins w:id="159" w:author="zenrunner" w:date="2019-03-29T09:42:00Z">
        <w:r>
          <w:rPr>
            <w:rFonts w:ascii="Times New Roman" w:hAnsi="Times New Roman" w:cs="Times New Roman"/>
            <w:sz w:val="24"/>
            <w:szCs w:val="24"/>
          </w:rPr>
          <w:t xml:space="preserve">up now for your idea – Climate envelope models are common tools for species to </w:t>
        </w:r>
        <w:r>
          <w:rPr>
            <w:rFonts w:ascii="Times New Roman" w:hAnsi="Times New Roman" w:cs="Times New Roman"/>
            <w:sz w:val="24"/>
            <w:szCs w:val="24"/>
          </w:rPr>
          <w:lastRenderedPageBreak/>
          <w:t>understand how they respond to change and environmental drivers BUT you can not ignore interactions the buffer their tolerances too (citations).  PERFECT&gt;…</w:t>
        </w:r>
      </w:ins>
    </w:p>
    <w:p w14:paraId="541FA00B" w14:textId="77777777" w:rsidR="00494B7D" w:rsidRDefault="00494B7D" w:rsidP="00105EC0">
      <w:pPr>
        <w:spacing w:after="0" w:line="240" w:lineRule="auto"/>
        <w:ind w:firstLine="720"/>
        <w:contextualSpacing/>
        <w:jc w:val="both"/>
        <w:rPr>
          <w:ins w:id="160" w:author="zenrunner" w:date="2019-03-29T09:38:00Z"/>
          <w:rFonts w:ascii="Times New Roman" w:hAnsi="Times New Roman" w:cs="Times New Roman"/>
          <w:sz w:val="24"/>
          <w:szCs w:val="24"/>
        </w:rPr>
      </w:pPr>
    </w:p>
    <w:p w14:paraId="31A58F6E" w14:textId="77777777" w:rsidR="00494B7D" w:rsidRDefault="00494B7D" w:rsidP="00105EC0">
      <w:pPr>
        <w:spacing w:after="0" w:line="240" w:lineRule="auto"/>
        <w:ind w:firstLine="720"/>
        <w:contextualSpacing/>
        <w:jc w:val="both"/>
        <w:rPr>
          <w:ins w:id="161" w:author="zenrunner" w:date="2019-03-29T09:38:00Z"/>
          <w:rFonts w:ascii="Times New Roman" w:hAnsi="Times New Roman" w:cs="Times New Roman"/>
          <w:sz w:val="24"/>
          <w:szCs w:val="24"/>
        </w:rPr>
      </w:pPr>
    </w:p>
    <w:p w14:paraId="377C36F8" w14:textId="77777777" w:rsidR="00494B7D" w:rsidRDefault="00494B7D" w:rsidP="00105EC0">
      <w:pPr>
        <w:spacing w:after="0" w:line="240" w:lineRule="auto"/>
        <w:ind w:firstLine="720"/>
        <w:contextualSpacing/>
        <w:jc w:val="both"/>
        <w:rPr>
          <w:rFonts w:ascii="Times New Roman" w:hAnsi="Times New Roman" w:cs="Times New Roman"/>
          <w:sz w:val="24"/>
          <w:szCs w:val="24"/>
        </w:rPr>
      </w:pPr>
    </w:p>
    <w:p w14:paraId="40DFEEEA" w14:textId="77777777" w:rsidR="00770757" w:rsidRPr="00EB4DDE" w:rsidRDefault="00B415B5" w:rsidP="00105EC0">
      <w:pPr>
        <w:shd w:val="clear" w:color="auto" w:fill="FFFFFF"/>
        <w:spacing w:after="0" w:line="240" w:lineRule="auto"/>
        <w:ind w:firstLine="720"/>
        <w:contextualSpacing/>
        <w:jc w:val="both"/>
        <w:rPr>
          <w:rFonts w:asciiTheme="majorBidi" w:hAnsiTheme="majorBidi" w:cstheme="majorBidi"/>
          <w:sz w:val="24"/>
          <w:szCs w:val="24"/>
          <w:highlight w:val="yellow"/>
          <w:rPrChange w:id="162" w:author="zenrunner" w:date="2019-03-29T09:43:00Z">
            <w:rPr>
              <w:rFonts w:asciiTheme="majorBidi" w:hAnsiTheme="majorBidi" w:cstheme="majorBidi"/>
              <w:sz w:val="24"/>
              <w:szCs w:val="24"/>
            </w:rPr>
          </w:rPrChange>
        </w:rPr>
      </w:pPr>
      <w:r w:rsidRPr="00EB4DDE">
        <w:rPr>
          <w:rFonts w:asciiTheme="majorBidi" w:eastAsia="Times New Roman" w:hAnsiTheme="majorBidi" w:cstheme="majorBidi"/>
          <w:color w:val="000000" w:themeColor="text1"/>
          <w:sz w:val="24"/>
          <w:szCs w:val="24"/>
          <w:highlight w:val="yellow"/>
          <w:lang w:eastAsia="en-CA"/>
          <w:rPrChange w:id="163" w:author="zenrunner" w:date="2019-03-29T09:43:00Z">
            <w:rPr>
              <w:rFonts w:asciiTheme="majorBidi" w:eastAsia="Times New Roman" w:hAnsiTheme="majorBidi" w:cstheme="majorBidi"/>
              <w:color w:val="000000" w:themeColor="text1"/>
              <w:sz w:val="24"/>
              <w:szCs w:val="24"/>
              <w:lang w:eastAsia="en-CA"/>
            </w:rPr>
          </w:rPrChange>
        </w:rPr>
        <w:t xml:space="preserve">Carrizo Plain National Monument </w:t>
      </w:r>
      <w:r w:rsidRPr="00EB4DDE">
        <w:rPr>
          <w:rFonts w:asciiTheme="majorBidi" w:hAnsiTheme="majorBidi" w:cstheme="majorBidi"/>
          <w:color w:val="000000" w:themeColor="text1"/>
          <w:sz w:val="24"/>
          <w:szCs w:val="24"/>
          <w:highlight w:val="yellow"/>
          <w:rPrChange w:id="164" w:author="zenrunner" w:date="2019-03-29T09:43:00Z">
            <w:rPr>
              <w:rFonts w:asciiTheme="majorBidi" w:hAnsiTheme="majorBidi" w:cstheme="majorBidi"/>
              <w:color w:val="000000" w:themeColor="text1"/>
              <w:sz w:val="24"/>
              <w:szCs w:val="24"/>
            </w:rPr>
          </w:rPrChange>
        </w:rPr>
        <w:t>(35.1914° N, 119.7929° W) is the largest remnant ecosystem of the San Joaquin Desert located in the south-eastern San Louis Obispo Country</w:t>
      </w:r>
      <w:r w:rsidRPr="00EB4DDE">
        <w:rPr>
          <w:rFonts w:asciiTheme="majorBidi" w:hAnsiTheme="majorBidi" w:cstheme="majorBidi"/>
          <w:color w:val="000000" w:themeColor="text1"/>
          <w:sz w:val="24"/>
          <w:szCs w:val="24"/>
          <w:highlight w:val="yellow"/>
          <w:rPrChange w:id="165" w:author="zenrunner" w:date="2019-03-29T09:43:00Z">
            <w:rPr>
              <w:rFonts w:asciiTheme="majorBidi" w:hAnsiTheme="majorBidi" w:cstheme="majorBidi"/>
              <w:color w:val="000000" w:themeColor="text1"/>
              <w:sz w:val="24"/>
              <w:szCs w:val="24"/>
            </w:rPr>
          </w:rPrChange>
        </w:rPr>
        <w:fldChar w:fldCharType="begin"/>
      </w:r>
      <w:r w:rsidRPr="00EB4DDE">
        <w:rPr>
          <w:rFonts w:asciiTheme="majorBidi" w:hAnsiTheme="majorBidi" w:cstheme="majorBidi"/>
          <w:color w:val="000000" w:themeColor="text1"/>
          <w:sz w:val="24"/>
          <w:szCs w:val="24"/>
          <w:highlight w:val="yellow"/>
          <w:rPrChange w:id="166" w:author="zenrunner" w:date="2019-03-29T09:43:00Z">
            <w:rPr>
              <w:rFonts w:asciiTheme="majorBidi" w:hAnsiTheme="majorBidi" w:cstheme="majorBidi"/>
              <w:color w:val="000000" w:themeColor="text1"/>
              <w:sz w:val="24"/>
              <w:szCs w:val="24"/>
            </w:rPr>
          </w:rPrChange>
        </w:rPr>
        <w:instrText xml:space="preserve"> ADDIN ZOTERO_ITEM CSL_CITATION {"citationID":"QARSuB5f","properties":{"formattedCitation":"\\super 13\\nosupersub{}","plainCitation":"13","noteIndex":0},"citationItems":[{"id":"WGbgLQYn/9O0IekCd","uris":["http://zotero.org/users/local/tCrvyoCs/items/LVSMT8YE"],"uri":["http://zotero.org/users/local/tCrvyoCs/items/LVSMT8YE"],"itemData":{"id":"WGbgLQYn/9O0IekCd","type":"article-journal","title":"A picture is worth a thousand data points: an imagery dataset of paired shrub-open microsites within the Carrizo Plain National Monument","container-title":"GigaScience","volume":"5","issue":"1","source":"CrossRef","URL":"https://academic.oup.com/gigascience/article-lookup/doi/10.1186/s13742-016-0145-2","DOI":"10.1186/s13742-016-0145-2","ISSN":"2047-217X","shortTitle":"A picture is worth a thousand data points","language":"en","author":[{"family":"Noble","given":"Taylor J."},{"family":"Lortie","given":"Christopher J."},{"family":"Westphal","given":"Michael"},{"family":"Butterfield","given":"H. Scott"}],"issued":{"date-parts":[["2016",12]]},"accessed":{"date-parts":[["2018",3,22]]}}}],"schema":"https://github.com/citation-style-language/schema/raw/master/csl-citation.json"} </w:instrText>
      </w:r>
      <w:r w:rsidRPr="00EB4DDE">
        <w:rPr>
          <w:rFonts w:asciiTheme="majorBidi" w:hAnsiTheme="majorBidi" w:cstheme="majorBidi"/>
          <w:color w:val="000000" w:themeColor="text1"/>
          <w:sz w:val="24"/>
          <w:szCs w:val="24"/>
          <w:highlight w:val="yellow"/>
          <w:rPrChange w:id="167" w:author="zenrunner" w:date="2019-03-29T09:43:00Z">
            <w:rPr>
              <w:rFonts w:asciiTheme="majorBidi" w:hAnsiTheme="majorBidi" w:cstheme="majorBidi"/>
              <w:color w:val="000000" w:themeColor="text1"/>
              <w:sz w:val="24"/>
              <w:szCs w:val="24"/>
            </w:rPr>
          </w:rPrChange>
        </w:rPr>
        <w:fldChar w:fldCharType="separate"/>
      </w:r>
      <w:r w:rsidRPr="00EB4DDE">
        <w:rPr>
          <w:rFonts w:ascii="Times New Roman" w:hAnsi="Times New Roman" w:cs="Times New Roman"/>
          <w:sz w:val="24"/>
          <w:szCs w:val="24"/>
          <w:highlight w:val="yellow"/>
          <w:vertAlign w:val="superscript"/>
          <w:rPrChange w:id="168" w:author="zenrunner" w:date="2019-03-29T09:43:00Z">
            <w:rPr>
              <w:rFonts w:ascii="Times New Roman" w:hAnsi="Times New Roman" w:cs="Times New Roman"/>
              <w:sz w:val="24"/>
              <w:szCs w:val="24"/>
              <w:vertAlign w:val="superscript"/>
            </w:rPr>
          </w:rPrChange>
        </w:rPr>
        <w:t>13</w:t>
      </w:r>
      <w:r w:rsidRPr="00EB4DDE">
        <w:rPr>
          <w:rFonts w:asciiTheme="majorBidi" w:hAnsiTheme="majorBidi" w:cstheme="majorBidi"/>
          <w:color w:val="000000" w:themeColor="text1"/>
          <w:sz w:val="24"/>
          <w:szCs w:val="24"/>
          <w:highlight w:val="yellow"/>
          <w:rPrChange w:id="169" w:author="zenrunner" w:date="2019-03-29T09:43:00Z">
            <w:rPr>
              <w:rFonts w:asciiTheme="majorBidi" w:hAnsiTheme="majorBidi" w:cstheme="majorBidi"/>
              <w:color w:val="000000" w:themeColor="text1"/>
              <w:sz w:val="24"/>
              <w:szCs w:val="24"/>
            </w:rPr>
          </w:rPrChange>
        </w:rPr>
        <w:fldChar w:fldCharType="end"/>
      </w:r>
      <w:r w:rsidR="007F775B" w:rsidRPr="00EB4DDE">
        <w:rPr>
          <w:rFonts w:asciiTheme="majorBidi" w:hAnsiTheme="majorBidi" w:cstheme="majorBidi"/>
          <w:color w:val="000000" w:themeColor="text1"/>
          <w:sz w:val="24"/>
          <w:szCs w:val="24"/>
          <w:highlight w:val="yellow"/>
          <w:rPrChange w:id="170" w:author="zenrunner" w:date="2019-03-29T09:43:00Z">
            <w:rPr>
              <w:rFonts w:asciiTheme="majorBidi" w:hAnsiTheme="majorBidi" w:cstheme="majorBidi"/>
              <w:color w:val="000000" w:themeColor="text1"/>
              <w:sz w:val="24"/>
              <w:szCs w:val="24"/>
            </w:rPr>
          </w:rPrChange>
        </w:rPr>
        <w:t xml:space="preserve">. The plain is home to various dominant shrub species such as </w:t>
      </w:r>
      <w:r w:rsidRPr="00EB4DDE">
        <w:rPr>
          <w:rFonts w:asciiTheme="majorBidi" w:hAnsiTheme="majorBidi" w:cstheme="majorBidi"/>
          <w:i/>
          <w:iCs/>
          <w:color w:val="000000" w:themeColor="text1"/>
          <w:sz w:val="24"/>
          <w:szCs w:val="24"/>
          <w:highlight w:val="yellow"/>
          <w:rPrChange w:id="171" w:author="zenrunner" w:date="2019-03-29T09:43:00Z">
            <w:rPr>
              <w:rFonts w:asciiTheme="majorBidi" w:hAnsiTheme="majorBidi" w:cstheme="majorBidi"/>
              <w:i/>
              <w:iCs/>
              <w:color w:val="000000" w:themeColor="text1"/>
              <w:sz w:val="24"/>
              <w:szCs w:val="24"/>
            </w:rPr>
          </w:rPrChange>
        </w:rPr>
        <w:t xml:space="preserve">Ephedra </w:t>
      </w:r>
      <w:proofErr w:type="spellStart"/>
      <w:r w:rsidRPr="00EB4DDE">
        <w:rPr>
          <w:rFonts w:asciiTheme="majorBidi" w:hAnsiTheme="majorBidi" w:cstheme="majorBidi"/>
          <w:i/>
          <w:iCs/>
          <w:color w:val="000000" w:themeColor="text1"/>
          <w:sz w:val="24"/>
          <w:szCs w:val="24"/>
          <w:highlight w:val="yellow"/>
          <w:rPrChange w:id="172" w:author="zenrunner" w:date="2019-03-29T09:43:00Z">
            <w:rPr>
              <w:rFonts w:asciiTheme="majorBidi" w:hAnsiTheme="majorBidi" w:cstheme="majorBidi"/>
              <w:i/>
              <w:iCs/>
              <w:color w:val="000000" w:themeColor="text1"/>
              <w:sz w:val="24"/>
              <w:szCs w:val="24"/>
            </w:rPr>
          </w:rPrChange>
        </w:rPr>
        <w:t>californica</w:t>
      </w:r>
      <w:proofErr w:type="spellEnd"/>
      <w:r w:rsidRPr="00EB4DDE">
        <w:rPr>
          <w:rFonts w:asciiTheme="majorBidi" w:hAnsiTheme="majorBidi" w:cstheme="majorBidi"/>
          <w:color w:val="000000" w:themeColor="text1"/>
          <w:sz w:val="24"/>
          <w:szCs w:val="24"/>
          <w:highlight w:val="yellow"/>
          <w:rPrChange w:id="173" w:author="zenrunner" w:date="2019-03-29T09:43:00Z">
            <w:rPr>
              <w:rFonts w:asciiTheme="majorBidi" w:hAnsiTheme="majorBidi" w:cstheme="majorBidi"/>
              <w:color w:val="000000" w:themeColor="text1"/>
              <w:sz w:val="24"/>
              <w:szCs w:val="24"/>
            </w:rPr>
          </w:rPrChange>
        </w:rPr>
        <w:t xml:space="preserve"> (Mormon tea) and </w:t>
      </w:r>
      <w:proofErr w:type="spellStart"/>
      <w:r w:rsidRPr="00EB4DDE">
        <w:rPr>
          <w:rFonts w:asciiTheme="majorBidi" w:hAnsiTheme="majorBidi" w:cstheme="majorBidi"/>
          <w:i/>
          <w:iCs/>
          <w:color w:val="000000" w:themeColor="text1"/>
          <w:sz w:val="24"/>
          <w:szCs w:val="24"/>
          <w:highlight w:val="yellow"/>
          <w:rPrChange w:id="174" w:author="zenrunner" w:date="2019-03-29T09:43:00Z">
            <w:rPr>
              <w:rFonts w:asciiTheme="majorBidi" w:hAnsiTheme="majorBidi" w:cstheme="majorBidi"/>
              <w:i/>
              <w:iCs/>
              <w:color w:val="000000" w:themeColor="text1"/>
              <w:sz w:val="24"/>
              <w:szCs w:val="24"/>
            </w:rPr>
          </w:rPrChange>
        </w:rPr>
        <w:t>Atriplex</w:t>
      </w:r>
      <w:proofErr w:type="spellEnd"/>
      <w:r w:rsidRPr="00EB4DDE">
        <w:rPr>
          <w:rFonts w:asciiTheme="majorBidi" w:hAnsiTheme="majorBidi" w:cstheme="majorBidi"/>
          <w:i/>
          <w:iCs/>
          <w:color w:val="000000" w:themeColor="text1"/>
          <w:sz w:val="24"/>
          <w:szCs w:val="24"/>
          <w:highlight w:val="yellow"/>
          <w:rPrChange w:id="175" w:author="zenrunner" w:date="2019-03-29T09:43:00Z">
            <w:rPr>
              <w:rFonts w:asciiTheme="majorBidi" w:hAnsiTheme="majorBidi" w:cstheme="majorBidi"/>
              <w:i/>
              <w:iCs/>
              <w:color w:val="000000" w:themeColor="text1"/>
              <w:sz w:val="24"/>
              <w:szCs w:val="24"/>
            </w:rPr>
          </w:rPrChange>
        </w:rPr>
        <w:t xml:space="preserve"> </w:t>
      </w:r>
      <w:proofErr w:type="spellStart"/>
      <w:r w:rsidRPr="00EB4DDE">
        <w:rPr>
          <w:rFonts w:asciiTheme="majorBidi" w:hAnsiTheme="majorBidi" w:cstheme="majorBidi"/>
          <w:i/>
          <w:iCs/>
          <w:color w:val="000000" w:themeColor="text1"/>
          <w:sz w:val="24"/>
          <w:szCs w:val="24"/>
          <w:highlight w:val="yellow"/>
          <w:rPrChange w:id="176" w:author="zenrunner" w:date="2019-03-29T09:43:00Z">
            <w:rPr>
              <w:rFonts w:asciiTheme="majorBidi" w:hAnsiTheme="majorBidi" w:cstheme="majorBidi"/>
              <w:i/>
              <w:iCs/>
              <w:color w:val="000000" w:themeColor="text1"/>
              <w:sz w:val="24"/>
              <w:szCs w:val="24"/>
            </w:rPr>
          </w:rPrChange>
        </w:rPr>
        <w:t>polycarpa</w:t>
      </w:r>
      <w:proofErr w:type="spellEnd"/>
      <w:r w:rsidRPr="00EB4DDE">
        <w:rPr>
          <w:rFonts w:asciiTheme="majorBidi" w:hAnsiTheme="majorBidi" w:cstheme="majorBidi"/>
          <w:color w:val="000000" w:themeColor="text1"/>
          <w:sz w:val="24"/>
          <w:szCs w:val="24"/>
          <w:highlight w:val="yellow"/>
          <w:rPrChange w:id="177" w:author="zenrunner" w:date="2019-03-29T09:43:00Z">
            <w:rPr>
              <w:rFonts w:asciiTheme="majorBidi" w:hAnsiTheme="majorBidi" w:cstheme="majorBidi"/>
              <w:color w:val="000000" w:themeColor="text1"/>
              <w:sz w:val="24"/>
              <w:szCs w:val="24"/>
            </w:rPr>
          </w:rPrChange>
        </w:rPr>
        <w:t xml:space="preserve"> (saltbush)</w:t>
      </w:r>
      <w:r w:rsidR="007F775B" w:rsidRPr="00EB4DDE">
        <w:rPr>
          <w:rFonts w:asciiTheme="majorBidi" w:hAnsiTheme="majorBidi" w:cstheme="majorBidi"/>
          <w:color w:val="000000" w:themeColor="text1"/>
          <w:sz w:val="24"/>
          <w:szCs w:val="24"/>
          <w:highlight w:val="yellow"/>
          <w:rPrChange w:id="178" w:author="zenrunner" w:date="2019-03-29T09:43:00Z">
            <w:rPr>
              <w:rFonts w:asciiTheme="majorBidi" w:hAnsiTheme="majorBidi" w:cstheme="majorBidi"/>
              <w:color w:val="000000" w:themeColor="text1"/>
              <w:sz w:val="24"/>
              <w:szCs w:val="24"/>
            </w:rPr>
          </w:rPrChange>
        </w:rPr>
        <w:fldChar w:fldCharType="begin"/>
      </w:r>
      <w:r w:rsidR="007F775B" w:rsidRPr="00EB4DDE">
        <w:rPr>
          <w:rFonts w:asciiTheme="majorBidi" w:hAnsiTheme="majorBidi" w:cstheme="majorBidi"/>
          <w:color w:val="000000" w:themeColor="text1"/>
          <w:sz w:val="24"/>
          <w:szCs w:val="24"/>
          <w:highlight w:val="yellow"/>
          <w:rPrChange w:id="179" w:author="zenrunner" w:date="2019-03-29T09:43:00Z">
            <w:rPr>
              <w:rFonts w:asciiTheme="majorBidi" w:hAnsiTheme="majorBidi" w:cstheme="majorBidi"/>
              <w:color w:val="000000" w:themeColor="text1"/>
              <w:sz w:val="24"/>
              <w:szCs w:val="24"/>
            </w:rPr>
          </w:rPrChange>
        </w:rPr>
        <w:instrText xml:space="preserve"> ADDIN ZOTERO_ITEM CSL_CITATION {"citationID":"LOSOfsws","properties":{"formattedCitation":"\\super 14\\nosupersub{}","plainCitation":"14","noteIndex":0},"citationItems":[{"id":"WGbgLQYn/VILcb6xl","uris":["http://zotero.org/users/local/tCrvyoCs/items/F5XFN3YS"],"uri":["http://zotero.org/users/local/tCrvyoCs/items/F5XFN3YS"],"itemData":{"id":"WGbgLQYn/VILcb6xl","type":"report","title":"Vegetation mapping and accuracy assessment report for Carrizo Plain National Monument. California Native Plants Society.","URL":"https://www.cnps.org/cnps/vegetation/pdf/carrizomapping_rpt2013.pdf.","author":[{"literal":"Deborah Stout"},{"literal":"Jennifer Buck-Diaz"},{"literal":"Sara Taylor"},{"literal":"Julie M. Evens"}],"issued":{"date-parts":[["2014"]]},"accessed":{"date-parts":[["2018",3,22]]}}}],"schema":"https://github.com/citation-style-language/schema/raw/master/csl-citation.json"} </w:instrText>
      </w:r>
      <w:r w:rsidR="007F775B" w:rsidRPr="00EB4DDE">
        <w:rPr>
          <w:rFonts w:asciiTheme="majorBidi" w:hAnsiTheme="majorBidi" w:cstheme="majorBidi"/>
          <w:color w:val="000000" w:themeColor="text1"/>
          <w:sz w:val="24"/>
          <w:szCs w:val="24"/>
          <w:highlight w:val="yellow"/>
          <w:rPrChange w:id="180" w:author="zenrunner" w:date="2019-03-29T09:43:00Z">
            <w:rPr>
              <w:rFonts w:asciiTheme="majorBidi" w:hAnsiTheme="majorBidi" w:cstheme="majorBidi"/>
              <w:color w:val="000000" w:themeColor="text1"/>
              <w:sz w:val="24"/>
              <w:szCs w:val="24"/>
            </w:rPr>
          </w:rPrChange>
        </w:rPr>
        <w:fldChar w:fldCharType="separate"/>
      </w:r>
      <w:r w:rsidR="007F775B" w:rsidRPr="00EB4DDE">
        <w:rPr>
          <w:rFonts w:ascii="Times New Roman" w:hAnsi="Times New Roman" w:cs="Times New Roman"/>
          <w:sz w:val="24"/>
          <w:szCs w:val="24"/>
          <w:highlight w:val="yellow"/>
          <w:vertAlign w:val="superscript"/>
          <w:rPrChange w:id="181" w:author="zenrunner" w:date="2019-03-29T09:43:00Z">
            <w:rPr>
              <w:rFonts w:ascii="Times New Roman" w:hAnsi="Times New Roman" w:cs="Times New Roman"/>
              <w:sz w:val="24"/>
              <w:szCs w:val="24"/>
              <w:vertAlign w:val="superscript"/>
            </w:rPr>
          </w:rPrChange>
        </w:rPr>
        <w:t>14</w:t>
      </w:r>
      <w:r w:rsidR="007F775B" w:rsidRPr="00EB4DDE">
        <w:rPr>
          <w:rFonts w:asciiTheme="majorBidi" w:hAnsiTheme="majorBidi" w:cstheme="majorBidi"/>
          <w:color w:val="000000" w:themeColor="text1"/>
          <w:sz w:val="24"/>
          <w:szCs w:val="24"/>
          <w:highlight w:val="yellow"/>
          <w:rPrChange w:id="182" w:author="zenrunner" w:date="2019-03-29T09:43:00Z">
            <w:rPr>
              <w:rFonts w:asciiTheme="majorBidi" w:hAnsiTheme="majorBidi" w:cstheme="majorBidi"/>
              <w:color w:val="000000" w:themeColor="text1"/>
              <w:sz w:val="24"/>
              <w:szCs w:val="24"/>
            </w:rPr>
          </w:rPrChange>
        </w:rPr>
        <w:fldChar w:fldCharType="end"/>
      </w:r>
      <w:r w:rsidR="007F775B" w:rsidRPr="00EB4DDE">
        <w:rPr>
          <w:rFonts w:asciiTheme="majorBidi" w:hAnsiTheme="majorBidi" w:cstheme="majorBidi"/>
          <w:color w:val="000000" w:themeColor="text1"/>
          <w:sz w:val="24"/>
          <w:szCs w:val="24"/>
          <w:highlight w:val="yellow"/>
          <w:rPrChange w:id="183" w:author="zenrunner" w:date="2019-03-29T09:43:00Z">
            <w:rPr>
              <w:rFonts w:asciiTheme="majorBidi" w:hAnsiTheme="majorBidi" w:cstheme="majorBidi"/>
              <w:color w:val="000000" w:themeColor="text1"/>
              <w:sz w:val="24"/>
              <w:szCs w:val="24"/>
            </w:rPr>
          </w:rPrChange>
        </w:rPr>
        <w:t>.</w:t>
      </w:r>
      <w:r w:rsidRPr="00EB4DDE">
        <w:rPr>
          <w:rFonts w:asciiTheme="majorBidi" w:hAnsiTheme="majorBidi" w:cstheme="majorBidi"/>
          <w:color w:val="000000" w:themeColor="text1"/>
          <w:sz w:val="24"/>
          <w:szCs w:val="24"/>
          <w:highlight w:val="yellow"/>
          <w:rPrChange w:id="184" w:author="zenrunner" w:date="2019-03-29T09:43:00Z">
            <w:rPr>
              <w:rFonts w:asciiTheme="majorBidi" w:hAnsiTheme="majorBidi" w:cstheme="majorBidi"/>
              <w:color w:val="000000" w:themeColor="text1"/>
              <w:sz w:val="24"/>
              <w:szCs w:val="24"/>
            </w:rPr>
          </w:rPrChange>
        </w:rPr>
        <w:t xml:space="preserve"> </w:t>
      </w:r>
      <w:r w:rsidR="007F775B" w:rsidRPr="00EB4DDE">
        <w:rPr>
          <w:rFonts w:asciiTheme="majorBidi" w:hAnsiTheme="majorBidi" w:cstheme="majorBidi"/>
          <w:i/>
          <w:iCs/>
          <w:color w:val="000000" w:themeColor="text1"/>
          <w:sz w:val="24"/>
          <w:szCs w:val="24"/>
          <w:highlight w:val="yellow"/>
          <w:rPrChange w:id="185" w:author="zenrunner" w:date="2019-03-29T09:43:00Z">
            <w:rPr>
              <w:rFonts w:asciiTheme="majorBidi" w:hAnsiTheme="majorBidi" w:cstheme="majorBidi"/>
              <w:i/>
              <w:iCs/>
              <w:color w:val="000000" w:themeColor="text1"/>
              <w:sz w:val="24"/>
              <w:szCs w:val="24"/>
            </w:rPr>
          </w:rPrChange>
        </w:rPr>
        <w:t>Ephedra</w:t>
      </w:r>
      <w:r w:rsidRPr="00EB4DDE">
        <w:rPr>
          <w:rFonts w:asciiTheme="majorBidi" w:hAnsiTheme="majorBidi" w:cstheme="majorBidi"/>
          <w:i/>
          <w:iCs/>
          <w:color w:val="000000" w:themeColor="text1"/>
          <w:sz w:val="24"/>
          <w:szCs w:val="24"/>
          <w:highlight w:val="yellow"/>
          <w:rPrChange w:id="186" w:author="zenrunner" w:date="2019-03-29T09:43:00Z">
            <w:rPr>
              <w:rFonts w:asciiTheme="majorBidi" w:hAnsiTheme="majorBidi" w:cstheme="majorBidi"/>
              <w:i/>
              <w:iCs/>
              <w:color w:val="000000" w:themeColor="text1"/>
              <w:sz w:val="24"/>
              <w:szCs w:val="24"/>
            </w:rPr>
          </w:rPrChange>
        </w:rPr>
        <w:t xml:space="preserve"> </w:t>
      </w:r>
      <w:proofErr w:type="spellStart"/>
      <w:r w:rsidRPr="00EB4DDE">
        <w:rPr>
          <w:rFonts w:asciiTheme="majorBidi" w:hAnsiTheme="majorBidi" w:cstheme="majorBidi"/>
          <w:i/>
          <w:iCs/>
          <w:color w:val="000000" w:themeColor="text1"/>
          <w:sz w:val="24"/>
          <w:szCs w:val="24"/>
          <w:highlight w:val="yellow"/>
          <w:rPrChange w:id="187" w:author="zenrunner" w:date="2019-03-29T09:43:00Z">
            <w:rPr>
              <w:rFonts w:asciiTheme="majorBidi" w:hAnsiTheme="majorBidi" w:cstheme="majorBidi"/>
              <w:i/>
              <w:iCs/>
              <w:color w:val="000000" w:themeColor="text1"/>
              <w:sz w:val="24"/>
              <w:szCs w:val="24"/>
            </w:rPr>
          </w:rPrChange>
        </w:rPr>
        <w:t>californica</w:t>
      </w:r>
      <w:proofErr w:type="spellEnd"/>
      <w:r w:rsidRPr="00EB4DDE">
        <w:rPr>
          <w:rFonts w:asciiTheme="majorBidi" w:hAnsiTheme="majorBidi" w:cstheme="majorBidi"/>
          <w:i/>
          <w:iCs/>
          <w:color w:val="000000" w:themeColor="text1"/>
          <w:sz w:val="24"/>
          <w:szCs w:val="24"/>
          <w:highlight w:val="yellow"/>
          <w:rPrChange w:id="188" w:author="zenrunner" w:date="2019-03-29T09:43:00Z">
            <w:rPr>
              <w:rFonts w:asciiTheme="majorBidi" w:hAnsiTheme="majorBidi" w:cstheme="majorBidi"/>
              <w:i/>
              <w:iCs/>
              <w:color w:val="000000" w:themeColor="text1"/>
              <w:sz w:val="24"/>
              <w:szCs w:val="24"/>
            </w:rPr>
          </w:rPrChange>
        </w:rPr>
        <w:t xml:space="preserve"> </w:t>
      </w:r>
      <w:r w:rsidRPr="00EB4DDE">
        <w:rPr>
          <w:rFonts w:asciiTheme="majorBidi" w:hAnsiTheme="majorBidi" w:cstheme="majorBidi"/>
          <w:color w:val="000000" w:themeColor="text1"/>
          <w:sz w:val="24"/>
          <w:szCs w:val="24"/>
          <w:highlight w:val="yellow"/>
          <w:rPrChange w:id="189" w:author="zenrunner" w:date="2019-03-29T09:43:00Z">
            <w:rPr>
              <w:rFonts w:asciiTheme="majorBidi" w:hAnsiTheme="majorBidi" w:cstheme="majorBidi"/>
              <w:color w:val="000000" w:themeColor="text1"/>
              <w:sz w:val="24"/>
              <w:szCs w:val="24"/>
            </w:rPr>
          </w:rPrChange>
        </w:rPr>
        <w:t xml:space="preserve">is a </w:t>
      </w:r>
      <w:r w:rsidR="007F775B" w:rsidRPr="00EB4DDE">
        <w:rPr>
          <w:rFonts w:asciiTheme="majorBidi" w:hAnsiTheme="majorBidi" w:cstheme="majorBidi"/>
          <w:color w:val="000000" w:themeColor="text1"/>
          <w:sz w:val="24"/>
          <w:szCs w:val="24"/>
          <w:highlight w:val="yellow"/>
          <w:rPrChange w:id="190" w:author="zenrunner" w:date="2019-03-29T09:43:00Z">
            <w:rPr>
              <w:rFonts w:asciiTheme="majorBidi" w:hAnsiTheme="majorBidi" w:cstheme="majorBidi"/>
              <w:color w:val="000000" w:themeColor="text1"/>
              <w:sz w:val="24"/>
              <w:szCs w:val="24"/>
            </w:rPr>
          </w:rPrChange>
        </w:rPr>
        <w:t xml:space="preserve">well-adapted, </w:t>
      </w:r>
      <w:r w:rsidRPr="00EB4DDE">
        <w:rPr>
          <w:rFonts w:asciiTheme="majorBidi" w:hAnsiTheme="majorBidi" w:cstheme="majorBidi"/>
          <w:color w:val="000000" w:themeColor="text1"/>
          <w:sz w:val="24"/>
          <w:szCs w:val="24"/>
          <w:highlight w:val="yellow"/>
          <w:rPrChange w:id="191" w:author="zenrunner" w:date="2019-03-29T09:43:00Z">
            <w:rPr>
              <w:rFonts w:asciiTheme="majorBidi" w:hAnsiTheme="majorBidi" w:cstheme="majorBidi"/>
              <w:color w:val="000000" w:themeColor="text1"/>
              <w:sz w:val="24"/>
              <w:szCs w:val="24"/>
            </w:rPr>
          </w:rPrChange>
        </w:rPr>
        <w:t>slow-growing shrub which spreads colonially in hot deserts</w:t>
      </w:r>
      <w:r w:rsidR="007F775B" w:rsidRPr="00EB4DDE">
        <w:rPr>
          <w:rFonts w:asciiTheme="majorBidi" w:hAnsiTheme="majorBidi" w:cstheme="majorBidi"/>
          <w:color w:val="000000" w:themeColor="text1"/>
          <w:sz w:val="24"/>
          <w:szCs w:val="24"/>
          <w:highlight w:val="yellow"/>
          <w:rPrChange w:id="192" w:author="zenrunner" w:date="2019-03-29T09:43:00Z">
            <w:rPr>
              <w:rFonts w:asciiTheme="majorBidi" w:hAnsiTheme="majorBidi" w:cstheme="majorBidi"/>
              <w:color w:val="000000" w:themeColor="text1"/>
              <w:sz w:val="24"/>
              <w:szCs w:val="24"/>
            </w:rPr>
          </w:rPrChange>
        </w:rPr>
        <w:fldChar w:fldCharType="begin"/>
      </w:r>
      <w:r w:rsidR="007F775B" w:rsidRPr="00EB4DDE">
        <w:rPr>
          <w:rFonts w:asciiTheme="majorBidi" w:hAnsiTheme="majorBidi" w:cstheme="majorBidi"/>
          <w:color w:val="000000" w:themeColor="text1"/>
          <w:sz w:val="24"/>
          <w:szCs w:val="24"/>
          <w:highlight w:val="yellow"/>
          <w:rPrChange w:id="193" w:author="zenrunner" w:date="2019-03-29T09:43:00Z">
            <w:rPr>
              <w:rFonts w:asciiTheme="majorBidi" w:hAnsiTheme="majorBidi" w:cstheme="majorBidi"/>
              <w:color w:val="000000" w:themeColor="text1"/>
              <w:sz w:val="24"/>
              <w:szCs w:val="24"/>
            </w:rPr>
          </w:rPrChange>
        </w:rPr>
        <w:instrText xml:space="preserve"> ADDIN ZOTERO_ITEM CSL_CITATION {"citationID":"LlKEwVfI","properties":{"formattedCitation":"\\super 15\\nosupersub{}","plainCitation":"15","noteIndex":0},"citationItems":[{"id":338,"uris":["http://zotero.org/users/local/tCrvyoCs/items/CKYUJ2R5"],"uri":["http://zotero.org/users/local/tCrvyoCs/items/CKYUJ2R5"],"itemData":{"id":338,"type":"book","title":"A manual of California vegetation","publisher":"California Native Plant Society Press","publisher-place":"Sacramento, Calif.","source":"Open WorldCat","event-place":"Sacramento, Calif.","abstract":"\"California is famous for its beautiful plant displays across the landscape, known collectively as plant communities or vegetation, such as redwood forests. This guide to California{u2019}s plant communities focuses on conserving both the individual species and the surrounding habitat. The vegetation classification system introduced in the first Manual of California Vegetation has since become widely accepted as the state standard. This completely updated edition has been expanded to include the following: over 485 descriptions, 352 vegetation maps, descriptions of regional variation, detailed life history information, data on fire, flooding, and other natural processes, restoration and other management considerations, revised and expanded lists of references.\"--Balogh International.","ISBN":"978-0-943460-49-9","note":"OCLC: 300981041","language":"English","author":[{"family":"Sawyer","given":"John O"},{"family":"Keeler-Wolf","given":"Todd"},{"family":"Evens","given":"Julie"}],"issued":{"date-parts":[["2009"]]}}}],"schema":"https://github.com/citation-style-language/schema/raw/master/csl-citation.json"} </w:instrText>
      </w:r>
      <w:r w:rsidR="007F775B" w:rsidRPr="00EB4DDE">
        <w:rPr>
          <w:rFonts w:asciiTheme="majorBidi" w:hAnsiTheme="majorBidi" w:cstheme="majorBidi"/>
          <w:color w:val="000000" w:themeColor="text1"/>
          <w:sz w:val="24"/>
          <w:szCs w:val="24"/>
          <w:highlight w:val="yellow"/>
          <w:rPrChange w:id="194" w:author="zenrunner" w:date="2019-03-29T09:43:00Z">
            <w:rPr>
              <w:rFonts w:asciiTheme="majorBidi" w:hAnsiTheme="majorBidi" w:cstheme="majorBidi"/>
              <w:color w:val="000000" w:themeColor="text1"/>
              <w:sz w:val="24"/>
              <w:szCs w:val="24"/>
            </w:rPr>
          </w:rPrChange>
        </w:rPr>
        <w:fldChar w:fldCharType="separate"/>
      </w:r>
      <w:r w:rsidR="007F775B" w:rsidRPr="00EB4DDE">
        <w:rPr>
          <w:rFonts w:ascii="Times New Roman" w:hAnsi="Times New Roman" w:cs="Times New Roman"/>
          <w:sz w:val="24"/>
          <w:szCs w:val="24"/>
          <w:highlight w:val="yellow"/>
          <w:vertAlign w:val="superscript"/>
          <w:rPrChange w:id="195" w:author="zenrunner" w:date="2019-03-29T09:43:00Z">
            <w:rPr>
              <w:rFonts w:ascii="Times New Roman" w:hAnsi="Times New Roman" w:cs="Times New Roman"/>
              <w:sz w:val="24"/>
              <w:szCs w:val="24"/>
              <w:vertAlign w:val="superscript"/>
            </w:rPr>
          </w:rPrChange>
        </w:rPr>
        <w:t>15</w:t>
      </w:r>
      <w:r w:rsidR="007F775B" w:rsidRPr="00EB4DDE">
        <w:rPr>
          <w:rFonts w:asciiTheme="majorBidi" w:hAnsiTheme="majorBidi" w:cstheme="majorBidi"/>
          <w:color w:val="000000" w:themeColor="text1"/>
          <w:sz w:val="24"/>
          <w:szCs w:val="24"/>
          <w:highlight w:val="yellow"/>
          <w:rPrChange w:id="196" w:author="zenrunner" w:date="2019-03-29T09:43:00Z">
            <w:rPr>
              <w:rFonts w:asciiTheme="majorBidi" w:hAnsiTheme="majorBidi" w:cstheme="majorBidi"/>
              <w:color w:val="000000" w:themeColor="text1"/>
              <w:sz w:val="24"/>
              <w:szCs w:val="24"/>
            </w:rPr>
          </w:rPrChange>
        </w:rPr>
        <w:fldChar w:fldCharType="end"/>
      </w:r>
      <w:r w:rsidRPr="00EB4DDE">
        <w:rPr>
          <w:rFonts w:asciiTheme="majorBidi" w:hAnsiTheme="majorBidi" w:cstheme="majorBidi"/>
          <w:color w:val="000000" w:themeColor="text1"/>
          <w:sz w:val="24"/>
          <w:szCs w:val="24"/>
          <w:highlight w:val="yellow"/>
          <w:rPrChange w:id="197" w:author="zenrunner" w:date="2019-03-29T09:43:00Z">
            <w:rPr>
              <w:rFonts w:asciiTheme="majorBidi" w:hAnsiTheme="majorBidi" w:cstheme="majorBidi"/>
              <w:color w:val="000000" w:themeColor="text1"/>
              <w:sz w:val="24"/>
              <w:szCs w:val="24"/>
            </w:rPr>
          </w:rPrChange>
        </w:rPr>
        <w:t>, generally growing in elevations of 200-1200 m. Although severe fires can kill the plant</w:t>
      </w:r>
      <w:r w:rsidR="007F775B" w:rsidRPr="00EB4DDE">
        <w:rPr>
          <w:rFonts w:asciiTheme="majorBidi" w:hAnsiTheme="majorBidi" w:cstheme="majorBidi"/>
          <w:color w:val="000000" w:themeColor="text1"/>
          <w:sz w:val="24"/>
          <w:szCs w:val="24"/>
          <w:highlight w:val="yellow"/>
          <w:rPrChange w:id="198" w:author="zenrunner" w:date="2019-03-29T09:43:00Z">
            <w:rPr>
              <w:rFonts w:asciiTheme="majorBidi" w:hAnsiTheme="majorBidi" w:cstheme="majorBidi"/>
              <w:color w:val="000000" w:themeColor="text1"/>
              <w:sz w:val="24"/>
              <w:szCs w:val="24"/>
            </w:rPr>
          </w:rPrChange>
        </w:rPr>
        <w:fldChar w:fldCharType="begin"/>
      </w:r>
      <w:r w:rsidR="007F775B" w:rsidRPr="00EB4DDE">
        <w:rPr>
          <w:rFonts w:asciiTheme="majorBidi" w:hAnsiTheme="majorBidi" w:cstheme="majorBidi"/>
          <w:color w:val="000000" w:themeColor="text1"/>
          <w:sz w:val="24"/>
          <w:szCs w:val="24"/>
          <w:highlight w:val="yellow"/>
          <w:rPrChange w:id="199" w:author="zenrunner" w:date="2019-03-29T09:43:00Z">
            <w:rPr>
              <w:rFonts w:asciiTheme="majorBidi" w:hAnsiTheme="majorBidi" w:cstheme="majorBidi"/>
              <w:color w:val="000000" w:themeColor="text1"/>
              <w:sz w:val="24"/>
              <w:szCs w:val="24"/>
            </w:rPr>
          </w:rPrChange>
        </w:rPr>
        <w:instrText xml:space="preserve"> ADDIN ZOTERO_ITEM CSL_CITATION {"citationID":"L1HqkPAf","properties":{"formattedCitation":"\\super 16\\nosupersub{}","plainCitation":"16","noteIndex":0},"citationItems":[{"id":"WGbgLQYn/FMIrPhE3","uris":["http://zotero.org/users/local/tCrvyoCs/items/SNB6MBL7"],"uri":["http://zotero.org/users/local/tCrvyoCs/items/SNB6MBL7"],"itemData":{"id":"WGbgLQYn/FMIrPhE3","type":"report","title":"Ephedra nevadensis. In: Fire Effects Information System","publisher":"U.S. Department of Agriculture, Forest Service, Rocky Mountain Research Station, Fire Sciences Laboratory","URL":"https://www.fs.fed.us/database/feis/plants/shrub/ephnev/all.html","author":[{"literal":"Michelle D. Anderson"}],"issued":{"date-parts":[["2004"]]},"accessed":{"date-parts":[["2018",3,25]]}}}],"schema":"https://github.com/citation-style-language/schema/raw/master/csl-citation.json"} </w:instrText>
      </w:r>
      <w:r w:rsidR="007F775B" w:rsidRPr="00EB4DDE">
        <w:rPr>
          <w:rFonts w:asciiTheme="majorBidi" w:hAnsiTheme="majorBidi" w:cstheme="majorBidi"/>
          <w:color w:val="000000" w:themeColor="text1"/>
          <w:sz w:val="24"/>
          <w:szCs w:val="24"/>
          <w:highlight w:val="yellow"/>
          <w:rPrChange w:id="200" w:author="zenrunner" w:date="2019-03-29T09:43:00Z">
            <w:rPr>
              <w:rFonts w:asciiTheme="majorBidi" w:hAnsiTheme="majorBidi" w:cstheme="majorBidi"/>
              <w:color w:val="000000" w:themeColor="text1"/>
              <w:sz w:val="24"/>
              <w:szCs w:val="24"/>
            </w:rPr>
          </w:rPrChange>
        </w:rPr>
        <w:fldChar w:fldCharType="separate"/>
      </w:r>
      <w:r w:rsidR="007F775B" w:rsidRPr="00EB4DDE">
        <w:rPr>
          <w:rFonts w:ascii="Times New Roman" w:hAnsi="Times New Roman" w:cs="Times New Roman"/>
          <w:sz w:val="24"/>
          <w:szCs w:val="24"/>
          <w:highlight w:val="yellow"/>
          <w:vertAlign w:val="superscript"/>
          <w:rPrChange w:id="201" w:author="zenrunner" w:date="2019-03-29T09:43:00Z">
            <w:rPr>
              <w:rFonts w:ascii="Times New Roman" w:hAnsi="Times New Roman" w:cs="Times New Roman"/>
              <w:sz w:val="24"/>
              <w:szCs w:val="24"/>
              <w:vertAlign w:val="superscript"/>
            </w:rPr>
          </w:rPrChange>
        </w:rPr>
        <w:t>16</w:t>
      </w:r>
      <w:r w:rsidR="007F775B" w:rsidRPr="00EB4DDE">
        <w:rPr>
          <w:rFonts w:asciiTheme="majorBidi" w:hAnsiTheme="majorBidi" w:cstheme="majorBidi"/>
          <w:color w:val="000000" w:themeColor="text1"/>
          <w:sz w:val="24"/>
          <w:szCs w:val="24"/>
          <w:highlight w:val="yellow"/>
          <w:rPrChange w:id="202" w:author="zenrunner" w:date="2019-03-29T09:43:00Z">
            <w:rPr>
              <w:rFonts w:asciiTheme="majorBidi" w:hAnsiTheme="majorBidi" w:cstheme="majorBidi"/>
              <w:color w:val="000000" w:themeColor="text1"/>
              <w:sz w:val="24"/>
              <w:szCs w:val="24"/>
            </w:rPr>
          </w:rPrChange>
        </w:rPr>
        <w:fldChar w:fldCharType="end"/>
      </w:r>
      <w:r w:rsidRPr="00EB4DDE">
        <w:rPr>
          <w:rFonts w:asciiTheme="majorBidi" w:hAnsiTheme="majorBidi" w:cstheme="majorBidi"/>
          <w:color w:val="000000" w:themeColor="text1"/>
          <w:sz w:val="24"/>
          <w:szCs w:val="24"/>
          <w:highlight w:val="yellow"/>
          <w:rPrChange w:id="203" w:author="zenrunner" w:date="2019-03-29T09:43:00Z">
            <w:rPr>
              <w:rFonts w:asciiTheme="majorBidi" w:hAnsiTheme="majorBidi" w:cstheme="majorBidi"/>
              <w:color w:val="000000" w:themeColor="text1"/>
              <w:sz w:val="24"/>
              <w:szCs w:val="24"/>
            </w:rPr>
          </w:rPrChange>
        </w:rPr>
        <w:t xml:space="preserve">, it is fairly resistant to moderate fires with the ability to sprout. Ephedra’s high abundance and resilience in this ecosystem makes </w:t>
      </w:r>
      <w:r w:rsidR="00105EC0" w:rsidRPr="00EB4DDE">
        <w:rPr>
          <w:rFonts w:asciiTheme="majorBidi" w:hAnsiTheme="majorBidi" w:cstheme="majorBidi"/>
          <w:color w:val="000000" w:themeColor="text1"/>
          <w:sz w:val="24"/>
          <w:szCs w:val="24"/>
          <w:highlight w:val="yellow"/>
          <w:rPrChange w:id="204" w:author="zenrunner" w:date="2019-03-29T09:43:00Z">
            <w:rPr>
              <w:rFonts w:asciiTheme="majorBidi" w:hAnsiTheme="majorBidi" w:cstheme="majorBidi"/>
              <w:color w:val="000000" w:themeColor="text1"/>
              <w:sz w:val="24"/>
              <w:szCs w:val="24"/>
            </w:rPr>
          </w:rPrChange>
        </w:rPr>
        <w:t>the perfect</w:t>
      </w:r>
      <w:r w:rsidR="007F775B" w:rsidRPr="00EB4DDE">
        <w:rPr>
          <w:rFonts w:asciiTheme="majorBidi" w:hAnsiTheme="majorBidi" w:cstheme="majorBidi"/>
          <w:color w:val="000000" w:themeColor="text1"/>
          <w:sz w:val="24"/>
          <w:szCs w:val="24"/>
          <w:highlight w:val="yellow"/>
          <w:rPrChange w:id="205" w:author="zenrunner" w:date="2019-03-29T09:43:00Z">
            <w:rPr>
              <w:rFonts w:asciiTheme="majorBidi" w:hAnsiTheme="majorBidi" w:cstheme="majorBidi"/>
              <w:color w:val="000000" w:themeColor="text1"/>
              <w:sz w:val="24"/>
              <w:szCs w:val="24"/>
            </w:rPr>
          </w:rPrChange>
        </w:rPr>
        <w:t xml:space="preserve"> plant for facilitation research. </w:t>
      </w:r>
    </w:p>
    <w:p w14:paraId="69DD4C64" w14:textId="77777777" w:rsidR="008C5EC8" w:rsidRPr="00EB4DDE" w:rsidRDefault="00770757" w:rsidP="00105EC0">
      <w:pPr>
        <w:spacing w:after="0" w:line="240" w:lineRule="auto"/>
        <w:ind w:firstLine="720"/>
        <w:contextualSpacing/>
        <w:jc w:val="both"/>
        <w:rPr>
          <w:rFonts w:asciiTheme="majorBidi" w:hAnsiTheme="majorBidi" w:cstheme="majorBidi"/>
          <w:sz w:val="24"/>
          <w:szCs w:val="24"/>
          <w:highlight w:val="yellow"/>
          <w:rPrChange w:id="206" w:author="zenrunner" w:date="2019-03-29T09:43:00Z">
            <w:rPr>
              <w:rFonts w:asciiTheme="majorBidi" w:hAnsiTheme="majorBidi" w:cstheme="majorBidi"/>
              <w:sz w:val="24"/>
              <w:szCs w:val="24"/>
            </w:rPr>
          </w:rPrChange>
        </w:rPr>
      </w:pPr>
      <w:r w:rsidRPr="00EB4DDE">
        <w:rPr>
          <w:rFonts w:asciiTheme="majorBidi" w:hAnsiTheme="majorBidi" w:cstheme="majorBidi"/>
          <w:sz w:val="24"/>
          <w:szCs w:val="24"/>
          <w:highlight w:val="yellow"/>
          <w:rPrChange w:id="207" w:author="zenrunner" w:date="2019-03-29T09:43:00Z">
            <w:rPr>
              <w:rFonts w:asciiTheme="majorBidi" w:hAnsiTheme="majorBidi" w:cstheme="majorBidi"/>
              <w:sz w:val="24"/>
              <w:szCs w:val="24"/>
            </w:rPr>
          </w:rPrChange>
        </w:rPr>
        <w:t>Desertificati</w:t>
      </w:r>
      <w:r w:rsidR="007F775B" w:rsidRPr="00EB4DDE">
        <w:rPr>
          <w:rFonts w:asciiTheme="majorBidi" w:hAnsiTheme="majorBidi" w:cstheme="majorBidi"/>
          <w:sz w:val="24"/>
          <w:szCs w:val="24"/>
          <w:highlight w:val="yellow"/>
          <w:rPrChange w:id="208" w:author="zenrunner" w:date="2019-03-29T09:43:00Z">
            <w:rPr>
              <w:rFonts w:asciiTheme="majorBidi" w:hAnsiTheme="majorBidi" w:cstheme="majorBidi"/>
              <w:sz w:val="24"/>
              <w:szCs w:val="24"/>
            </w:rPr>
          </w:rPrChange>
        </w:rPr>
        <w:t>on and arid region expansion is not only prevalent in the Carrizo Monument, but is also a critical global change issue</w:t>
      </w:r>
      <w:r w:rsidR="007F775B" w:rsidRPr="00EB4DDE">
        <w:rPr>
          <w:rFonts w:asciiTheme="majorBidi" w:hAnsiTheme="majorBidi" w:cstheme="majorBidi"/>
          <w:sz w:val="24"/>
          <w:szCs w:val="24"/>
          <w:highlight w:val="yellow"/>
          <w:rPrChange w:id="209" w:author="zenrunner" w:date="2019-03-29T09:43:00Z">
            <w:rPr>
              <w:rFonts w:asciiTheme="majorBidi" w:hAnsiTheme="majorBidi" w:cstheme="majorBidi"/>
              <w:sz w:val="24"/>
              <w:szCs w:val="24"/>
            </w:rPr>
          </w:rPrChange>
        </w:rPr>
        <w:fldChar w:fldCharType="begin"/>
      </w:r>
      <w:r w:rsidR="007F775B" w:rsidRPr="00EB4DDE">
        <w:rPr>
          <w:rFonts w:asciiTheme="majorBidi" w:hAnsiTheme="majorBidi" w:cstheme="majorBidi"/>
          <w:sz w:val="24"/>
          <w:szCs w:val="24"/>
          <w:highlight w:val="yellow"/>
          <w:rPrChange w:id="210" w:author="zenrunner" w:date="2019-03-29T09:43:00Z">
            <w:rPr>
              <w:rFonts w:asciiTheme="majorBidi" w:hAnsiTheme="majorBidi" w:cstheme="majorBidi"/>
              <w:sz w:val="24"/>
              <w:szCs w:val="24"/>
            </w:rPr>
          </w:rPrChange>
        </w:rPr>
        <w:instrText xml:space="preserve"> ADDIN ZOTERO_ITEM CSL_CITATION {"citationID":"nel8gj0L","properties":{"formattedCitation":"\\super 17\\nosupersub{}","plainCitation":"17","noteIndex":0},"citationItems":[{"id":322,"uris":["http://zotero.org/users/local/tCrvyoCs/items/HKMAUGQ3"],"uri":["http://zotero.org/users/local/tCrvyoCs/items/HKMAUGQ3"],"itemData":{"id":322,"type":"article-journal","title":"Desertification alters regional ecosystem-climate interactions","container-title":"Global Change Biology","page":"182-194","volume":"11","issue":"1","source":"Crossref","DOI":"10.1111/j.1529-8817.2003.00880.x","ISSN":"1354-1013, 1365-2486","language":"en","author":[{"family":"Asner","given":"Gregory P."},{"family":"Heidebrecht","given":"Kathleen B."}],"issued":{"date-parts":[["2005",1]]}}}],"schema":"https://github.com/citation-style-language/schema/raw/master/csl-citation.json"} </w:instrText>
      </w:r>
      <w:r w:rsidR="007F775B" w:rsidRPr="00EB4DDE">
        <w:rPr>
          <w:rFonts w:asciiTheme="majorBidi" w:hAnsiTheme="majorBidi" w:cstheme="majorBidi"/>
          <w:sz w:val="24"/>
          <w:szCs w:val="24"/>
          <w:highlight w:val="yellow"/>
          <w:rPrChange w:id="211" w:author="zenrunner" w:date="2019-03-29T09:43:00Z">
            <w:rPr>
              <w:rFonts w:asciiTheme="majorBidi" w:hAnsiTheme="majorBidi" w:cstheme="majorBidi"/>
              <w:sz w:val="24"/>
              <w:szCs w:val="24"/>
            </w:rPr>
          </w:rPrChange>
        </w:rPr>
        <w:fldChar w:fldCharType="separate"/>
      </w:r>
      <w:r w:rsidR="007F775B" w:rsidRPr="00EB4DDE">
        <w:rPr>
          <w:rFonts w:ascii="Times New Roman" w:hAnsi="Times New Roman" w:cs="Times New Roman"/>
          <w:sz w:val="24"/>
          <w:szCs w:val="24"/>
          <w:highlight w:val="yellow"/>
          <w:vertAlign w:val="superscript"/>
          <w:rPrChange w:id="212" w:author="zenrunner" w:date="2019-03-29T09:43:00Z">
            <w:rPr>
              <w:rFonts w:ascii="Times New Roman" w:hAnsi="Times New Roman" w:cs="Times New Roman"/>
              <w:sz w:val="24"/>
              <w:szCs w:val="24"/>
              <w:vertAlign w:val="superscript"/>
            </w:rPr>
          </w:rPrChange>
        </w:rPr>
        <w:t>17</w:t>
      </w:r>
      <w:r w:rsidR="007F775B" w:rsidRPr="00EB4DDE">
        <w:rPr>
          <w:rFonts w:asciiTheme="majorBidi" w:hAnsiTheme="majorBidi" w:cstheme="majorBidi"/>
          <w:sz w:val="24"/>
          <w:szCs w:val="24"/>
          <w:highlight w:val="yellow"/>
          <w:rPrChange w:id="213" w:author="zenrunner" w:date="2019-03-29T09:43:00Z">
            <w:rPr>
              <w:rFonts w:asciiTheme="majorBidi" w:hAnsiTheme="majorBidi" w:cstheme="majorBidi"/>
              <w:sz w:val="24"/>
              <w:szCs w:val="24"/>
            </w:rPr>
          </w:rPrChange>
        </w:rPr>
        <w:fldChar w:fldCharType="end"/>
      </w:r>
      <w:r w:rsidRPr="00EB4DDE">
        <w:rPr>
          <w:rFonts w:asciiTheme="majorBidi" w:hAnsiTheme="majorBidi" w:cstheme="majorBidi"/>
          <w:sz w:val="24"/>
          <w:szCs w:val="24"/>
          <w:highlight w:val="yellow"/>
          <w:rPrChange w:id="214" w:author="zenrunner" w:date="2019-03-29T09:43:00Z">
            <w:rPr>
              <w:rFonts w:asciiTheme="majorBidi" w:hAnsiTheme="majorBidi" w:cstheme="majorBidi"/>
              <w:sz w:val="24"/>
              <w:szCs w:val="24"/>
            </w:rPr>
          </w:rPrChange>
        </w:rPr>
        <w:t xml:space="preserve">. </w:t>
      </w:r>
      <w:r w:rsidR="005430BC" w:rsidRPr="00EB4DDE">
        <w:rPr>
          <w:rFonts w:asciiTheme="majorBidi" w:hAnsiTheme="majorBidi" w:cstheme="majorBidi"/>
          <w:sz w:val="24"/>
          <w:szCs w:val="24"/>
          <w:highlight w:val="yellow"/>
          <w:rPrChange w:id="215" w:author="zenrunner" w:date="2019-03-29T09:43:00Z">
            <w:rPr>
              <w:rFonts w:asciiTheme="majorBidi" w:hAnsiTheme="majorBidi" w:cstheme="majorBidi"/>
              <w:sz w:val="24"/>
              <w:szCs w:val="24"/>
            </w:rPr>
          </w:rPrChange>
        </w:rPr>
        <w:t>The well-being and function of fou</w:t>
      </w:r>
      <w:r w:rsidR="008C5EC8" w:rsidRPr="00EB4DDE">
        <w:rPr>
          <w:rFonts w:asciiTheme="majorBidi" w:hAnsiTheme="majorBidi" w:cstheme="majorBidi"/>
          <w:sz w:val="24"/>
          <w:szCs w:val="24"/>
          <w:highlight w:val="yellow"/>
          <w:rPrChange w:id="216" w:author="zenrunner" w:date="2019-03-29T09:43:00Z">
            <w:rPr>
              <w:rFonts w:asciiTheme="majorBidi" w:hAnsiTheme="majorBidi" w:cstheme="majorBidi"/>
              <w:sz w:val="24"/>
              <w:szCs w:val="24"/>
            </w:rPr>
          </w:rPrChange>
        </w:rPr>
        <w:t>ndation plants species may depend</w:t>
      </w:r>
      <w:r w:rsidR="005430BC" w:rsidRPr="00EB4DDE">
        <w:rPr>
          <w:rFonts w:asciiTheme="majorBidi" w:hAnsiTheme="majorBidi" w:cstheme="majorBidi"/>
          <w:sz w:val="24"/>
          <w:szCs w:val="24"/>
          <w:highlight w:val="yellow"/>
          <w:rPrChange w:id="217" w:author="zenrunner" w:date="2019-03-29T09:43:00Z">
            <w:rPr>
              <w:rFonts w:asciiTheme="majorBidi" w:hAnsiTheme="majorBidi" w:cstheme="majorBidi"/>
              <w:sz w:val="24"/>
              <w:szCs w:val="24"/>
            </w:rPr>
          </w:rPrChange>
        </w:rPr>
        <w:t xml:space="preserve"> on factors such as in </w:t>
      </w:r>
      <w:r w:rsidR="008C5EC8" w:rsidRPr="00EB4DDE">
        <w:rPr>
          <w:rFonts w:asciiTheme="majorBidi" w:hAnsiTheme="majorBidi" w:cstheme="majorBidi"/>
          <w:sz w:val="24"/>
          <w:szCs w:val="24"/>
          <w:highlight w:val="yellow"/>
          <w:rPrChange w:id="218" w:author="zenrunner" w:date="2019-03-29T09:43:00Z">
            <w:rPr>
              <w:rFonts w:asciiTheme="majorBidi" w:hAnsiTheme="majorBidi" w:cstheme="majorBidi"/>
              <w:sz w:val="24"/>
              <w:szCs w:val="24"/>
            </w:rPr>
          </w:rPrChange>
        </w:rPr>
        <w:t>t</w:t>
      </w:r>
      <w:r w:rsidRPr="00EB4DDE">
        <w:rPr>
          <w:rFonts w:asciiTheme="majorBidi" w:hAnsiTheme="majorBidi" w:cstheme="majorBidi"/>
          <w:sz w:val="24"/>
          <w:szCs w:val="24"/>
          <w:highlight w:val="yellow"/>
          <w:rPrChange w:id="219" w:author="zenrunner" w:date="2019-03-29T09:43:00Z">
            <w:rPr>
              <w:rFonts w:asciiTheme="majorBidi" w:hAnsiTheme="majorBidi" w:cstheme="majorBidi"/>
              <w:sz w:val="24"/>
              <w:szCs w:val="24"/>
            </w:rPr>
          </w:rPrChange>
        </w:rPr>
        <w:t>emperature,</w:t>
      </w:r>
      <w:r w:rsidR="00105EC0" w:rsidRPr="00EB4DDE">
        <w:rPr>
          <w:rFonts w:asciiTheme="majorBidi" w:hAnsiTheme="majorBidi" w:cstheme="majorBidi"/>
          <w:sz w:val="24"/>
          <w:szCs w:val="24"/>
          <w:highlight w:val="yellow"/>
          <w:rPrChange w:id="220" w:author="zenrunner" w:date="2019-03-29T09:43:00Z">
            <w:rPr>
              <w:rFonts w:asciiTheme="majorBidi" w:hAnsiTheme="majorBidi" w:cstheme="majorBidi"/>
              <w:sz w:val="24"/>
              <w:szCs w:val="24"/>
            </w:rPr>
          </w:rPrChange>
        </w:rPr>
        <w:t xml:space="preserve"> variability in precipitation, </w:t>
      </w:r>
      <w:r w:rsidRPr="00EB4DDE">
        <w:rPr>
          <w:rFonts w:asciiTheme="majorBidi" w:hAnsiTheme="majorBidi" w:cstheme="majorBidi"/>
          <w:sz w:val="24"/>
          <w:szCs w:val="24"/>
          <w:highlight w:val="yellow"/>
          <w:rPrChange w:id="221" w:author="zenrunner" w:date="2019-03-29T09:43:00Z">
            <w:rPr>
              <w:rFonts w:asciiTheme="majorBidi" w:hAnsiTheme="majorBidi" w:cstheme="majorBidi"/>
              <w:sz w:val="24"/>
              <w:szCs w:val="24"/>
            </w:rPr>
          </w:rPrChange>
        </w:rPr>
        <w:t>extende</w:t>
      </w:r>
      <w:r w:rsidR="005430BC" w:rsidRPr="00EB4DDE">
        <w:rPr>
          <w:rFonts w:asciiTheme="majorBidi" w:hAnsiTheme="majorBidi" w:cstheme="majorBidi"/>
          <w:sz w:val="24"/>
          <w:szCs w:val="24"/>
          <w:highlight w:val="yellow"/>
          <w:rPrChange w:id="222" w:author="zenrunner" w:date="2019-03-29T09:43:00Z">
            <w:rPr>
              <w:rFonts w:asciiTheme="majorBidi" w:hAnsiTheme="majorBidi" w:cstheme="majorBidi"/>
              <w:sz w:val="24"/>
              <w:szCs w:val="24"/>
            </w:rPr>
          </w:rPrChange>
        </w:rPr>
        <w:t xml:space="preserve">d drought periods, and radiation </w:t>
      </w:r>
      <w:r w:rsidR="005430BC" w:rsidRPr="00EB4DDE">
        <w:rPr>
          <w:rFonts w:asciiTheme="majorBidi" w:hAnsiTheme="majorBidi" w:cstheme="majorBidi"/>
          <w:sz w:val="24"/>
          <w:szCs w:val="24"/>
          <w:highlight w:val="yellow"/>
          <w:rPrChange w:id="223" w:author="zenrunner" w:date="2019-03-29T09:43:00Z">
            <w:rPr>
              <w:rFonts w:asciiTheme="majorBidi" w:hAnsiTheme="majorBidi" w:cstheme="majorBidi"/>
              <w:sz w:val="24"/>
              <w:szCs w:val="24"/>
            </w:rPr>
          </w:rPrChange>
        </w:rPr>
        <w:fldChar w:fldCharType="begin"/>
      </w:r>
      <w:r w:rsidR="005430BC" w:rsidRPr="00EB4DDE">
        <w:rPr>
          <w:rFonts w:asciiTheme="majorBidi" w:hAnsiTheme="majorBidi" w:cstheme="majorBidi"/>
          <w:sz w:val="24"/>
          <w:szCs w:val="24"/>
          <w:highlight w:val="yellow"/>
          <w:rPrChange w:id="224" w:author="zenrunner" w:date="2019-03-29T09:43:00Z">
            <w:rPr>
              <w:rFonts w:asciiTheme="majorBidi" w:hAnsiTheme="majorBidi" w:cstheme="majorBidi"/>
              <w:sz w:val="24"/>
              <w:szCs w:val="24"/>
            </w:rPr>
          </w:rPrChange>
        </w:rPr>
        <w:instrText xml:space="preserve"> ADDIN ZOTERO_ITEM CSL_CITATION {"citationID":"2rQXPQ1g","properties":{"formattedCitation":"\\super 18\\uc0\\u8211{}20\\nosupersub{}","plainCitation":"18–20","noteIndex":0},"citationItems":[{"id":323,"uris":["http://zotero.org/users/local/tCrvyoCs/items/GAD58JK9"],"uri":["http://zotero.org/users/local/tCrvyoCs/items/GAD58JK9"],"itemData":{"id":323,"type":"article-journal","title":"2006–2015 mega-drought in the western USA and its monitoring from space data","container-title":"Geomatics, Natural Hazards and Risk","page":"651-668","volume":"6","issue":"8","source":"Crossref","DOI":"10.1080/19475705.2015.1079265","ISSN":"1947-5705, 1947-5713","language":"en","author":[{"family":"Kogan","given":"Felix"},{"family":"Guo","given":"Wei"}],"issued":{"date-parts":[["2015",11,17]]}}},{"id":324,"uris":["http://zotero.org/users/local/tCrvyoCs/items/EIG98RP3"],"uri":["http://zotero.org/users/local/tCrvyoCs/items/EIG98RP3"],"itemData":{"id":324,"type":"article-journal","title":"Severe and sustained drought in southern California and the West: Present conditions and insights from the past on causes and impacts","container-title":"Quaternary International","page":"87-100","volume":"173-174","source":"Crossref","DOI":"10.1016/j.quaint.2007.03.012","ISSN":"10406182","shortTitle":"Severe and sustained drought in southern California and the West","language":"en","author":[{"family":"MacDonald","given":"Glen M."}],"issued":{"date-parts":[["2007",10]]}}},{"id":325,"uris":["http://zotero.org/users/local/tCrvyoCs/items/FPDVFVWS"],"uri":["http://zotero.org/users/local/tCrvyoCs/items/FPDVFVWS"],"itemData":{"id":325,"type":"article-journal","title":"Morpho-anatomical, physiological and biochemical adjustments in response to root zone salinity stress and high solar radiation in two Mediterranean evergreen shrubs, Myrtus communis and Pistacia lentiscus","container-title":"New Phytologist","page":"779-794","volume":"170","issue":"4","source":"Crossref","DOI":"10.1111/j.1469-8137.2006.01723.x","ISSN":"0028-646X, 1469-8137","language":"en","author":[{"family":"Tattini","given":"Massimiliano"},{"family":"Remorini","given":"Damiano"},{"family":"Pinelli","given":"Patrizia"},{"family":"Agati","given":"Giovanni"},{"family":"Saracini","given":"Erica"},{"family":"Traversi","given":"Maria Laura"},{"family":"Massai","given":"Rossano"}],"issued":{"date-parts":[["2006",6]]}}}],"schema":"https://github.com/citation-style-language/schema/raw/master/csl-citation.json"} </w:instrText>
      </w:r>
      <w:r w:rsidR="005430BC" w:rsidRPr="00EB4DDE">
        <w:rPr>
          <w:rFonts w:asciiTheme="majorBidi" w:hAnsiTheme="majorBidi" w:cstheme="majorBidi"/>
          <w:sz w:val="24"/>
          <w:szCs w:val="24"/>
          <w:highlight w:val="yellow"/>
          <w:rPrChange w:id="225" w:author="zenrunner" w:date="2019-03-29T09:43:00Z">
            <w:rPr>
              <w:rFonts w:asciiTheme="majorBidi" w:hAnsiTheme="majorBidi" w:cstheme="majorBidi"/>
              <w:sz w:val="24"/>
              <w:szCs w:val="24"/>
            </w:rPr>
          </w:rPrChange>
        </w:rPr>
        <w:fldChar w:fldCharType="separate"/>
      </w:r>
      <w:r w:rsidR="005430BC" w:rsidRPr="00EB4DDE">
        <w:rPr>
          <w:rFonts w:ascii="Times New Roman" w:hAnsi="Times New Roman" w:cs="Times New Roman"/>
          <w:sz w:val="24"/>
          <w:szCs w:val="24"/>
          <w:highlight w:val="yellow"/>
          <w:vertAlign w:val="superscript"/>
          <w:rPrChange w:id="226" w:author="zenrunner" w:date="2019-03-29T09:43:00Z">
            <w:rPr>
              <w:rFonts w:ascii="Times New Roman" w:hAnsi="Times New Roman" w:cs="Times New Roman"/>
              <w:sz w:val="24"/>
              <w:szCs w:val="24"/>
              <w:vertAlign w:val="superscript"/>
            </w:rPr>
          </w:rPrChange>
        </w:rPr>
        <w:t>18–20</w:t>
      </w:r>
      <w:r w:rsidR="005430BC" w:rsidRPr="00EB4DDE">
        <w:rPr>
          <w:rFonts w:asciiTheme="majorBidi" w:hAnsiTheme="majorBidi" w:cstheme="majorBidi"/>
          <w:sz w:val="24"/>
          <w:szCs w:val="24"/>
          <w:highlight w:val="yellow"/>
          <w:rPrChange w:id="227" w:author="zenrunner" w:date="2019-03-29T09:43:00Z">
            <w:rPr>
              <w:rFonts w:asciiTheme="majorBidi" w:hAnsiTheme="majorBidi" w:cstheme="majorBidi"/>
              <w:sz w:val="24"/>
              <w:szCs w:val="24"/>
            </w:rPr>
          </w:rPrChange>
        </w:rPr>
        <w:fldChar w:fldCharType="end"/>
      </w:r>
      <w:r w:rsidRPr="00EB4DDE">
        <w:rPr>
          <w:rFonts w:asciiTheme="majorBidi" w:hAnsiTheme="majorBidi" w:cstheme="majorBidi"/>
          <w:sz w:val="24"/>
          <w:szCs w:val="24"/>
          <w:highlight w:val="yellow"/>
          <w:rPrChange w:id="228" w:author="zenrunner" w:date="2019-03-29T09:43:00Z">
            <w:rPr>
              <w:rFonts w:asciiTheme="majorBidi" w:hAnsiTheme="majorBidi" w:cstheme="majorBidi"/>
              <w:sz w:val="24"/>
              <w:szCs w:val="24"/>
            </w:rPr>
          </w:rPrChange>
        </w:rPr>
        <w:t xml:space="preserve">. </w:t>
      </w:r>
      <w:r w:rsidR="005430BC" w:rsidRPr="00EB4DDE">
        <w:rPr>
          <w:rFonts w:asciiTheme="majorBidi" w:hAnsiTheme="majorBidi" w:cstheme="majorBidi"/>
          <w:sz w:val="24"/>
          <w:szCs w:val="24"/>
          <w:highlight w:val="yellow"/>
          <w:rPrChange w:id="229" w:author="zenrunner" w:date="2019-03-29T09:43:00Z">
            <w:rPr>
              <w:rFonts w:asciiTheme="majorBidi" w:hAnsiTheme="majorBidi" w:cstheme="majorBidi"/>
              <w:sz w:val="24"/>
              <w:szCs w:val="24"/>
            </w:rPr>
          </w:rPrChange>
        </w:rPr>
        <w:t>The ch</w:t>
      </w:r>
      <w:r w:rsidR="008C5EC8" w:rsidRPr="00EB4DDE">
        <w:rPr>
          <w:rFonts w:asciiTheme="majorBidi" w:hAnsiTheme="majorBidi" w:cstheme="majorBidi"/>
          <w:sz w:val="24"/>
          <w:szCs w:val="24"/>
          <w:highlight w:val="yellow"/>
          <w:rPrChange w:id="230" w:author="zenrunner" w:date="2019-03-29T09:43:00Z">
            <w:rPr>
              <w:rFonts w:asciiTheme="majorBidi" w:hAnsiTheme="majorBidi" w:cstheme="majorBidi"/>
              <w:sz w:val="24"/>
              <w:szCs w:val="24"/>
            </w:rPr>
          </w:rPrChange>
        </w:rPr>
        <w:t>anges in the above microclimatic</w:t>
      </w:r>
      <w:r w:rsidRPr="00EB4DDE">
        <w:rPr>
          <w:rFonts w:asciiTheme="majorBidi" w:hAnsiTheme="majorBidi" w:cstheme="majorBidi"/>
          <w:sz w:val="24"/>
          <w:szCs w:val="24"/>
          <w:highlight w:val="yellow"/>
          <w:rPrChange w:id="231" w:author="zenrunner" w:date="2019-03-29T09:43:00Z">
            <w:rPr>
              <w:rFonts w:asciiTheme="majorBidi" w:hAnsiTheme="majorBidi" w:cstheme="majorBidi"/>
              <w:sz w:val="24"/>
              <w:szCs w:val="24"/>
            </w:rPr>
          </w:rPrChange>
        </w:rPr>
        <w:t xml:space="preserve"> parameters are primarily due </w:t>
      </w:r>
      <w:r w:rsidR="005430BC" w:rsidRPr="00EB4DDE">
        <w:rPr>
          <w:rFonts w:asciiTheme="majorBidi" w:hAnsiTheme="majorBidi" w:cstheme="majorBidi"/>
          <w:sz w:val="24"/>
          <w:szCs w:val="24"/>
          <w:highlight w:val="yellow"/>
          <w:rPrChange w:id="232" w:author="zenrunner" w:date="2019-03-29T09:43:00Z">
            <w:rPr>
              <w:rFonts w:asciiTheme="majorBidi" w:hAnsiTheme="majorBidi" w:cstheme="majorBidi"/>
              <w:sz w:val="24"/>
              <w:szCs w:val="24"/>
            </w:rPr>
          </w:rPrChange>
        </w:rPr>
        <w:t>to anthropogenic climate change</w:t>
      </w:r>
      <w:r w:rsidR="005430BC" w:rsidRPr="00EB4DDE">
        <w:rPr>
          <w:rFonts w:asciiTheme="majorBidi" w:hAnsiTheme="majorBidi" w:cstheme="majorBidi"/>
          <w:sz w:val="24"/>
          <w:szCs w:val="24"/>
          <w:highlight w:val="yellow"/>
          <w:rPrChange w:id="233" w:author="zenrunner" w:date="2019-03-29T09:43:00Z">
            <w:rPr>
              <w:rFonts w:asciiTheme="majorBidi" w:hAnsiTheme="majorBidi" w:cstheme="majorBidi"/>
              <w:sz w:val="24"/>
              <w:szCs w:val="24"/>
            </w:rPr>
          </w:rPrChange>
        </w:rPr>
        <w:fldChar w:fldCharType="begin"/>
      </w:r>
      <w:r w:rsidR="005430BC" w:rsidRPr="00EB4DDE">
        <w:rPr>
          <w:rFonts w:asciiTheme="majorBidi" w:hAnsiTheme="majorBidi" w:cstheme="majorBidi"/>
          <w:sz w:val="24"/>
          <w:szCs w:val="24"/>
          <w:highlight w:val="yellow"/>
          <w:rPrChange w:id="234" w:author="zenrunner" w:date="2019-03-29T09:43:00Z">
            <w:rPr>
              <w:rFonts w:asciiTheme="majorBidi" w:hAnsiTheme="majorBidi" w:cstheme="majorBidi"/>
              <w:sz w:val="24"/>
              <w:szCs w:val="24"/>
            </w:rPr>
          </w:rPrChange>
        </w:rPr>
        <w:instrText xml:space="preserve"> ADDIN ZOTERO_ITEM CSL_CITATION {"citationID":"EIxCveCH","properties":{"formattedCitation":"\\super 21\\nosupersub{}","plainCitation":"21","noteIndex":0},"citationItems":[{"id":327,"uris":["http://zotero.org/users/local/tCrvyoCs/items/F3QU99DD"],"uri":["http://zotero.org/users/local/tCrvyoCs/items/F3QU99DD"],"itemData":{"id":327,"type":"article-journal","title":"Anthropogenic climate change over the Mediterranean region simulated by a global variable resolution model","container-title":"Climate Dynamics","page":"327-339","volume":"20","issue":"4","source":"Crossref","DOI":"10.1007/s00382-002-0277-1","ISSN":"0930-7575, 1432-0894","language":"en","author":[{"family":"Gibelin","given":"A.-L."},{"family":"Déqué","given":"M."}],"issued":{"date-parts":[["2003",2]]}}}],"schema":"https://github.com/citation-style-language/schema/raw/master/csl-citation.json"} </w:instrText>
      </w:r>
      <w:r w:rsidR="005430BC" w:rsidRPr="00EB4DDE">
        <w:rPr>
          <w:rFonts w:asciiTheme="majorBidi" w:hAnsiTheme="majorBidi" w:cstheme="majorBidi"/>
          <w:sz w:val="24"/>
          <w:szCs w:val="24"/>
          <w:highlight w:val="yellow"/>
          <w:rPrChange w:id="235" w:author="zenrunner" w:date="2019-03-29T09:43:00Z">
            <w:rPr>
              <w:rFonts w:asciiTheme="majorBidi" w:hAnsiTheme="majorBidi" w:cstheme="majorBidi"/>
              <w:sz w:val="24"/>
              <w:szCs w:val="24"/>
            </w:rPr>
          </w:rPrChange>
        </w:rPr>
        <w:fldChar w:fldCharType="separate"/>
      </w:r>
      <w:r w:rsidR="005430BC" w:rsidRPr="00EB4DDE">
        <w:rPr>
          <w:rFonts w:ascii="Times New Roman" w:hAnsi="Times New Roman" w:cs="Times New Roman"/>
          <w:sz w:val="24"/>
          <w:szCs w:val="24"/>
          <w:highlight w:val="yellow"/>
          <w:vertAlign w:val="superscript"/>
          <w:rPrChange w:id="236" w:author="zenrunner" w:date="2019-03-29T09:43:00Z">
            <w:rPr>
              <w:rFonts w:ascii="Times New Roman" w:hAnsi="Times New Roman" w:cs="Times New Roman"/>
              <w:sz w:val="24"/>
              <w:szCs w:val="24"/>
              <w:vertAlign w:val="superscript"/>
            </w:rPr>
          </w:rPrChange>
        </w:rPr>
        <w:t>21</w:t>
      </w:r>
      <w:r w:rsidR="005430BC" w:rsidRPr="00EB4DDE">
        <w:rPr>
          <w:rFonts w:asciiTheme="majorBidi" w:hAnsiTheme="majorBidi" w:cstheme="majorBidi"/>
          <w:sz w:val="24"/>
          <w:szCs w:val="24"/>
          <w:highlight w:val="yellow"/>
          <w:rPrChange w:id="237" w:author="zenrunner" w:date="2019-03-29T09:43:00Z">
            <w:rPr>
              <w:rFonts w:asciiTheme="majorBidi" w:hAnsiTheme="majorBidi" w:cstheme="majorBidi"/>
              <w:sz w:val="24"/>
              <w:szCs w:val="24"/>
            </w:rPr>
          </w:rPrChange>
        </w:rPr>
        <w:fldChar w:fldCharType="end"/>
      </w:r>
      <w:r w:rsidRPr="00EB4DDE">
        <w:rPr>
          <w:rFonts w:asciiTheme="majorBidi" w:hAnsiTheme="majorBidi" w:cstheme="majorBidi"/>
          <w:sz w:val="24"/>
          <w:szCs w:val="24"/>
          <w:highlight w:val="yellow"/>
          <w:rPrChange w:id="238" w:author="zenrunner" w:date="2019-03-29T09:43:00Z">
            <w:rPr>
              <w:rFonts w:asciiTheme="majorBidi" w:hAnsiTheme="majorBidi" w:cstheme="majorBidi"/>
              <w:sz w:val="24"/>
              <w:szCs w:val="24"/>
            </w:rPr>
          </w:rPrChange>
        </w:rPr>
        <w:t xml:space="preserve"> that significantly modifies physical and biological systems in all continents</w:t>
      </w:r>
      <w:r w:rsidR="005430BC" w:rsidRPr="00EB4DDE">
        <w:rPr>
          <w:rFonts w:asciiTheme="majorBidi" w:hAnsiTheme="majorBidi" w:cstheme="majorBidi"/>
          <w:sz w:val="24"/>
          <w:szCs w:val="24"/>
          <w:highlight w:val="yellow"/>
          <w:rPrChange w:id="239" w:author="zenrunner" w:date="2019-03-29T09:43:00Z">
            <w:rPr>
              <w:rFonts w:asciiTheme="majorBidi" w:hAnsiTheme="majorBidi" w:cstheme="majorBidi"/>
              <w:sz w:val="24"/>
              <w:szCs w:val="24"/>
            </w:rPr>
          </w:rPrChange>
        </w:rPr>
        <w:fldChar w:fldCharType="begin"/>
      </w:r>
      <w:r w:rsidR="005430BC" w:rsidRPr="00EB4DDE">
        <w:rPr>
          <w:rFonts w:asciiTheme="majorBidi" w:hAnsiTheme="majorBidi" w:cstheme="majorBidi"/>
          <w:sz w:val="24"/>
          <w:szCs w:val="24"/>
          <w:highlight w:val="yellow"/>
          <w:rPrChange w:id="240" w:author="zenrunner" w:date="2019-03-29T09:43:00Z">
            <w:rPr>
              <w:rFonts w:asciiTheme="majorBidi" w:hAnsiTheme="majorBidi" w:cstheme="majorBidi"/>
              <w:sz w:val="24"/>
              <w:szCs w:val="24"/>
            </w:rPr>
          </w:rPrChange>
        </w:rPr>
        <w:instrText xml:space="preserve"> ADDIN ZOTERO_ITEM CSL_CITATION {"citationID":"F90zbTFW","properties":{"formattedCitation":"\\super 22\\nosupersub{}","plainCitation":"22","noteIndex":0},"citationItems":[{"id":326,"uris":["http://zotero.org/users/local/tCrvyoCs/items/3LQYAQCE"],"uri":["http://zotero.org/users/local/tCrvyoCs/items/3LQYAQCE"],"itemData":{"id":326,"type":"article-journal","title":"Attributing physical and biological impacts to anthropogenic climate change","container-title":"Nature","page":"353","volume":"453","journalAbbreviation":"Nature","author":[{"family":"Rosenzweig","given":"Cynthia"},{"family":"Karoly","given":"David"},{"family":"Vicarelli","given":"Marta"},{"family":"Neofotis","given":"Peter"},{"family":"Wu","given":"Qigang"},{"family":"Casassa","given":"Gino"},{"family":"Menzel","given":"Annette"},{"family":"Root","given":"Terry L."},{"family":"Estrella","given":"Nicole"},{"family":"Seguin","given":"Bernard"},{"family":"Tryjanowski","given":"Piotr"},{"family":"Liu","given":"Chunzhen"},{"family":"Rawlins","given":"Samuel"},{"family":"Imeson","given":"Anton"}],"issued":{"date-parts":[["2008",5,15]]}}}],"schema":"https://github.com/citation-style-language/schema/raw/master/csl-citation.json"} </w:instrText>
      </w:r>
      <w:r w:rsidR="005430BC" w:rsidRPr="00EB4DDE">
        <w:rPr>
          <w:rFonts w:asciiTheme="majorBidi" w:hAnsiTheme="majorBidi" w:cstheme="majorBidi"/>
          <w:sz w:val="24"/>
          <w:szCs w:val="24"/>
          <w:highlight w:val="yellow"/>
          <w:rPrChange w:id="241" w:author="zenrunner" w:date="2019-03-29T09:43:00Z">
            <w:rPr>
              <w:rFonts w:asciiTheme="majorBidi" w:hAnsiTheme="majorBidi" w:cstheme="majorBidi"/>
              <w:sz w:val="24"/>
              <w:szCs w:val="24"/>
            </w:rPr>
          </w:rPrChange>
        </w:rPr>
        <w:fldChar w:fldCharType="separate"/>
      </w:r>
      <w:r w:rsidR="005430BC" w:rsidRPr="00EB4DDE">
        <w:rPr>
          <w:rFonts w:ascii="Times New Roman" w:hAnsi="Times New Roman" w:cs="Times New Roman"/>
          <w:sz w:val="24"/>
          <w:szCs w:val="24"/>
          <w:highlight w:val="yellow"/>
          <w:vertAlign w:val="superscript"/>
          <w:rPrChange w:id="242" w:author="zenrunner" w:date="2019-03-29T09:43:00Z">
            <w:rPr>
              <w:rFonts w:ascii="Times New Roman" w:hAnsi="Times New Roman" w:cs="Times New Roman"/>
              <w:sz w:val="24"/>
              <w:szCs w:val="24"/>
              <w:vertAlign w:val="superscript"/>
            </w:rPr>
          </w:rPrChange>
        </w:rPr>
        <w:t>22</w:t>
      </w:r>
      <w:r w:rsidR="005430BC" w:rsidRPr="00EB4DDE">
        <w:rPr>
          <w:rFonts w:asciiTheme="majorBidi" w:hAnsiTheme="majorBidi" w:cstheme="majorBidi"/>
          <w:sz w:val="24"/>
          <w:szCs w:val="24"/>
          <w:highlight w:val="yellow"/>
          <w:rPrChange w:id="243" w:author="zenrunner" w:date="2019-03-29T09:43:00Z">
            <w:rPr>
              <w:rFonts w:asciiTheme="majorBidi" w:hAnsiTheme="majorBidi" w:cstheme="majorBidi"/>
              <w:sz w:val="24"/>
              <w:szCs w:val="24"/>
            </w:rPr>
          </w:rPrChange>
        </w:rPr>
        <w:fldChar w:fldCharType="end"/>
      </w:r>
      <w:r w:rsidRPr="00EB4DDE">
        <w:rPr>
          <w:rFonts w:asciiTheme="majorBidi" w:hAnsiTheme="majorBidi" w:cstheme="majorBidi"/>
          <w:sz w:val="24"/>
          <w:szCs w:val="24"/>
          <w:highlight w:val="yellow"/>
          <w:rPrChange w:id="244" w:author="zenrunner" w:date="2019-03-29T09:43:00Z">
            <w:rPr>
              <w:rFonts w:asciiTheme="majorBidi" w:hAnsiTheme="majorBidi" w:cstheme="majorBidi"/>
              <w:sz w:val="24"/>
              <w:szCs w:val="24"/>
            </w:rPr>
          </w:rPrChange>
        </w:rPr>
        <w:t xml:space="preserve">. </w:t>
      </w:r>
      <w:r w:rsidR="008C5EC8" w:rsidRPr="00EB4DDE">
        <w:rPr>
          <w:rFonts w:asciiTheme="majorBidi" w:hAnsiTheme="majorBidi" w:cstheme="majorBidi"/>
          <w:sz w:val="24"/>
          <w:szCs w:val="24"/>
          <w:highlight w:val="yellow"/>
          <w:rPrChange w:id="245" w:author="zenrunner" w:date="2019-03-29T09:43:00Z">
            <w:rPr>
              <w:rFonts w:asciiTheme="majorBidi" w:hAnsiTheme="majorBidi" w:cstheme="majorBidi"/>
              <w:sz w:val="24"/>
              <w:szCs w:val="24"/>
            </w:rPr>
          </w:rPrChange>
        </w:rPr>
        <w:t>Climate-driven behavioural plasticity encourages shifts in habitat so behavioural regimes can continue to function</w:t>
      </w:r>
      <w:r w:rsidR="008C5EC8" w:rsidRPr="00EB4DDE">
        <w:rPr>
          <w:rFonts w:asciiTheme="majorBidi" w:hAnsiTheme="majorBidi" w:cstheme="majorBidi"/>
          <w:sz w:val="24"/>
          <w:szCs w:val="24"/>
          <w:highlight w:val="yellow"/>
          <w:rPrChange w:id="246" w:author="zenrunner" w:date="2019-03-29T09:43:00Z">
            <w:rPr>
              <w:rFonts w:asciiTheme="majorBidi" w:hAnsiTheme="majorBidi" w:cstheme="majorBidi"/>
              <w:sz w:val="24"/>
              <w:szCs w:val="24"/>
            </w:rPr>
          </w:rPrChange>
        </w:rPr>
        <w:fldChar w:fldCharType="begin"/>
      </w:r>
      <w:r w:rsidR="008C5EC8" w:rsidRPr="00EB4DDE">
        <w:rPr>
          <w:rFonts w:asciiTheme="majorBidi" w:hAnsiTheme="majorBidi" w:cstheme="majorBidi"/>
          <w:sz w:val="24"/>
          <w:szCs w:val="24"/>
          <w:highlight w:val="yellow"/>
          <w:rPrChange w:id="247" w:author="zenrunner" w:date="2019-03-29T09:43:00Z">
            <w:rPr>
              <w:rFonts w:asciiTheme="majorBidi" w:hAnsiTheme="majorBidi" w:cstheme="majorBidi"/>
              <w:sz w:val="24"/>
              <w:szCs w:val="24"/>
            </w:rPr>
          </w:rPrChange>
        </w:rPr>
        <w:instrText xml:space="preserve"> ADDIN ZOTERO_ITEM CSL_CITATION {"citationID":"IZi5n5y0","properties":{"formattedCitation":"\\super 23\\nosupersub{}","plainCitation":"23","noteIndex":0},"citationItems":[{"id":217,"uris":["http://zotero.org/users/local/tCrvyoCs/items/5QA5LRBT"],"uri":["http://zotero.org/users/local/tCrvyoCs/items/5QA5LRBT"],"itemData":{"id":217,"type":"article-journal","title":"In situ behavioral plasticity as compensation for weather variability: implications for future climate change","container-title":"Climatic Change","page":"457-471","volume":"149","issue":"3-4","source":"Crossref","DOI":"10.1007/s10584-018-2248-5","ISSN":"0165-0009, 1573-1480","shortTitle":"In situ behavioral plasticity as compensation for weather variability","language":"en","author":[{"family":"Noonan","given":"Michael J."},{"family":"Newman","given":"Chris"},{"family":"Markham","given":"Andrew"},{"family":"Bilham","given":"Kirstin"},{"family":"Buesching","given":"Christina D."},{"family":"Macdonald","given":"David W."}],"issued":{"date-parts":[["2018",8]]}}}],"schema":"https://github.com/citation-style-language/schema/raw/master/csl-citation.json"} </w:instrText>
      </w:r>
      <w:r w:rsidR="008C5EC8" w:rsidRPr="00EB4DDE">
        <w:rPr>
          <w:rFonts w:asciiTheme="majorBidi" w:hAnsiTheme="majorBidi" w:cstheme="majorBidi"/>
          <w:sz w:val="24"/>
          <w:szCs w:val="24"/>
          <w:highlight w:val="yellow"/>
          <w:rPrChange w:id="248" w:author="zenrunner" w:date="2019-03-29T09:43:00Z">
            <w:rPr>
              <w:rFonts w:asciiTheme="majorBidi" w:hAnsiTheme="majorBidi" w:cstheme="majorBidi"/>
              <w:sz w:val="24"/>
              <w:szCs w:val="24"/>
            </w:rPr>
          </w:rPrChange>
        </w:rPr>
        <w:fldChar w:fldCharType="separate"/>
      </w:r>
      <w:r w:rsidR="008C5EC8" w:rsidRPr="00EB4DDE">
        <w:rPr>
          <w:rFonts w:ascii="Times New Roman" w:hAnsi="Times New Roman" w:cs="Times New Roman"/>
          <w:sz w:val="24"/>
          <w:szCs w:val="24"/>
          <w:highlight w:val="yellow"/>
          <w:vertAlign w:val="superscript"/>
          <w:rPrChange w:id="249" w:author="zenrunner" w:date="2019-03-29T09:43:00Z">
            <w:rPr>
              <w:rFonts w:ascii="Times New Roman" w:hAnsi="Times New Roman" w:cs="Times New Roman"/>
              <w:sz w:val="24"/>
              <w:szCs w:val="24"/>
              <w:vertAlign w:val="superscript"/>
            </w:rPr>
          </w:rPrChange>
        </w:rPr>
        <w:t>23</w:t>
      </w:r>
      <w:r w:rsidR="008C5EC8" w:rsidRPr="00EB4DDE">
        <w:rPr>
          <w:rFonts w:asciiTheme="majorBidi" w:hAnsiTheme="majorBidi" w:cstheme="majorBidi"/>
          <w:sz w:val="24"/>
          <w:szCs w:val="24"/>
          <w:highlight w:val="yellow"/>
          <w:rPrChange w:id="250" w:author="zenrunner" w:date="2019-03-29T09:43:00Z">
            <w:rPr>
              <w:rFonts w:asciiTheme="majorBidi" w:hAnsiTheme="majorBidi" w:cstheme="majorBidi"/>
              <w:sz w:val="24"/>
              <w:szCs w:val="24"/>
            </w:rPr>
          </w:rPrChange>
        </w:rPr>
        <w:fldChar w:fldCharType="end"/>
      </w:r>
      <w:r w:rsidR="008C5EC8" w:rsidRPr="00EB4DDE">
        <w:rPr>
          <w:rFonts w:asciiTheme="majorBidi" w:hAnsiTheme="majorBidi" w:cstheme="majorBidi"/>
          <w:sz w:val="24"/>
          <w:szCs w:val="24"/>
          <w:highlight w:val="yellow"/>
          <w:rPrChange w:id="251" w:author="zenrunner" w:date="2019-03-29T09:43:00Z">
            <w:rPr>
              <w:rFonts w:asciiTheme="majorBidi" w:hAnsiTheme="majorBidi" w:cstheme="majorBidi"/>
              <w:sz w:val="24"/>
              <w:szCs w:val="24"/>
            </w:rPr>
          </w:rPrChange>
        </w:rPr>
        <w:t xml:space="preserve">. </w:t>
      </w:r>
      <w:r w:rsidRPr="00EB4DDE">
        <w:rPr>
          <w:rFonts w:asciiTheme="majorBidi" w:hAnsiTheme="majorBidi" w:cstheme="majorBidi"/>
          <w:sz w:val="24"/>
          <w:szCs w:val="24"/>
          <w:highlight w:val="yellow"/>
          <w:rPrChange w:id="252" w:author="zenrunner" w:date="2019-03-29T09:43:00Z">
            <w:rPr>
              <w:rFonts w:asciiTheme="majorBidi" w:hAnsiTheme="majorBidi" w:cstheme="majorBidi"/>
              <w:sz w:val="24"/>
              <w:szCs w:val="24"/>
            </w:rPr>
          </w:rPrChange>
        </w:rPr>
        <w:t>Thus, closing this research gap by examining behavioural-ecological domains such as movement and spatial pattern, forging and vigilance, social organizat</w:t>
      </w:r>
      <w:r w:rsidR="005430BC" w:rsidRPr="00EB4DDE">
        <w:rPr>
          <w:rFonts w:asciiTheme="majorBidi" w:hAnsiTheme="majorBidi" w:cstheme="majorBidi"/>
          <w:sz w:val="24"/>
          <w:szCs w:val="24"/>
          <w:highlight w:val="yellow"/>
          <w:rPrChange w:id="253" w:author="zenrunner" w:date="2019-03-29T09:43:00Z">
            <w:rPr>
              <w:rFonts w:asciiTheme="majorBidi" w:hAnsiTheme="majorBidi" w:cstheme="majorBidi"/>
              <w:sz w:val="24"/>
              <w:szCs w:val="24"/>
            </w:rPr>
          </w:rPrChange>
        </w:rPr>
        <w:t>ion, and reproductive behaviour</w:t>
      </w:r>
      <w:r w:rsidR="008C5EC8" w:rsidRPr="00EB4DDE">
        <w:rPr>
          <w:rFonts w:asciiTheme="majorBidi" w:hAnsiTheme="majorBidi" w:cstheme="majorBidi"/>
          <w:sz w:val="24"/>
          <w:szCs w:val="24"/>
          <w:highlight w:val="yellow"/>
          <w:rPrChange w:id="254" w:author="zenrunner" w:date="2019-03-29T09:43:00Z">
            <w:rPr>
              <w:rFonts w:asciiTheme="majorBidi" w:hAnsiTheme="majorBidi" w:cstheme="majorBidi"/>
              <w:sz w:val="24"/>
              <w:szCs w:val="24"/>
            </w:rPr>
          </w:rPrChange>
        </w:rPr>
        <w:fldChar w:fldCharType="begin"/>
      </w:r>
      <w:r w:rsidR="008C5EC8" w:rsidRPr="00EB4DDE">
        <w:rPr>
          <w:rFonts w:asciiTheme="majorBidi" w:hAnsiTheme="majorBidi" w:cstheme="majorBidi"/>
          <w:sz w:val="24"/>
          <w:szCs w:val="24"/>
          <w:highlight w:val="yellow"/>
          <w:rPrChange w:id="255" w:author="zenrunner" w:date="2019-03-29T09:43:00Z">
            <w:rPr>
              <w:rFonts w:asciiTheme="majorBidi" w:hAnsiTheme="majorBidi" w:cstheme="majorBidi"/>
              <w:sz w:val="24"/>
              <w:szCs w:val="24"/>
            </w:rPr>
          </w:rPrChange>
        </w:rPr>
        <w:instrText xml:space="preserve"> ADDIN ZOTERO_ITEM CSL_CITATION {"citationID":"3Uexf3I3","properties":{"formattedCitation":"\\super 24\\nosupersub{}","plainCitation":"24","noteIndex":0},"citationItems":[{"id":185,"uris":["http://zotero.org/users/local/tCrvyoCs/items/X5LK839F"],"uri":["http://zotero.org/users/local/tCrvyoCs/items/X5LK839F"],"itemData":{"id":185,"type":"article-journal","title":"Integrating animal behavior and conservation biology: a conceptual framework","container-title":"Behavioral Ecology","page":"236-239","volume":"22","issue":"2","source":"Crossref","DOI":"10.1093/beheco/arq224","ISSN":"1045-2249, 1465-7279","shortTitle":"Integrating animal behavior and conservation biology","language":"en","author":[{"family":"Berger-Tal","given":"O."},{"family":"Polak","given":"T."},{"family":"Oron","given":"A."},{"family":"Lubin","given":"Y."},{"family":"Kotler","given":"B. P."},{"family":"Saltz","given":"D."}],"issued":{"date-parts":[["2011",3,1]]}}}],"schema":"https://github.com/citation-style-language/schema/raw/master/csl-citation.json"} </w:instrText>
      </w:r>
      <w:r w:rsidR="008C5EC8" w:rsidRPr="00EB4DDE">
        <w:rPr>
          <w:rFonts w:asciiTheme="majorBidi" w:hAnsiTheme="majorBidi" w:cstheme="majorBidi"/>
          <w:sz w:val="24"/>
          <w:szCs w:val="24"/>
          <w:highlight w:val="yellow"/>
          <w:rPrChange w:id="256" w:author="zenrunner" w:date="2019-03-29T09:43:00Z">
            <w:rPr>
              <w:rFonts w:asciiTheme="majorBidi" w:hAnsiTheme="majorBidi" w:cstheme="majorBidi"/>
              <w:sz w:val="24"/>
              <w:szCs w:val="24"/>
            </w:rPr>
          </w:rPrChange>
        </w:rPr>
        <w:fldChar w:fldCharType="separate"/>
      </w:r>
      <w:r w:rsidR="008C5EC8" w:rsidRPr="00EB4DDE">
        <w:rPr>
          <w:rFonts w:ascii="Times New Roman" w:hAnsi="Times New Roman" w:cs="Times New Roman"/>
          <w:sz w:val="24"/>
          <w:szCs w:val="24"/>
          <w:highlight w:val="yellow"/>
          <w:vertAlign w:val="superscript"/>
          <w:rPrChange w:id="257" w:author="zenrunner" w:date="2019-03-29T09:43:00Z">
            <w:rPr>
              <w:rFonts w:ascii="Times New Roman" w:hAnsi="Times New Roman" w:cs="Times New Roman"/>
              <w:sz w:val="24"/>
              <w:szCs w:val="24"/>
              <w:vertAlign w:val="superscript"/>
            </w:rPr>
          </w:rPrChange>
        </w:rPr>
        <w:t>24</w:t>
      </w:r>
      <w:r w:rsidR="008C5EC8" w:rsidRPr="00EB4DDE">
        <w:rPr>
          <w:rFonts w:asciiTheme="majorBidi" w:hAnsiTheme="majorBidi" w:cstheme="majorBidi"/>
          <w:sz w:val="24"/>
          <w:szCs w:val="24"/>
          <w:highlight w:val="yellow"/>
          <w:rPrChange w:id="258" w:author="zenrunner" w:date="2019-03-29T09:43:00Z">
            <w:rPr>
              <w:rFonts w:asciiTheme="majorBidi" w:hAnsiTheme="majorBidi" w:cstheme="majorBidi"/>
              <w:sz w:val="24"/>
              <w:szCs w:val="24"/>
            </w:rPr>
          </w:rPrChange>
        </w:rPr>
        <w:fldChar w:fldCharType="end"/>
      </w:r>
      <w:r w:rsidR="00204F25" w:rsidRPr="00EB4DDE">
        <w:rPr>
          <w:rFonts w:asciiTheme="majorBidi" w:hAnsiTheme="majorBidi" w:cstheme="majorBidi"/>
          <w:sz w:val="24"/>
          <w:szCs w:val="24"/>
          <w:highlight w:val="yellow"/>
          <w:rPrChange w:id="259" w:author="zenrunner" w:date="2019-03-29T09:43:00Z">
            <w:rPr>
              <w:rFonts w:asciiTheme="majorBidi" w:hAnsiTheme="majorBidi" w:cstheme="majorBidi"/>
              <w:sz w:val="24"/>
              <w:szCs w:val="24"/>
            </w:rPr>
          </w:rPrChange>
        </w:rPr>
        <w:t xml:space="preserve"> is important</w:t>
      </w:r>
      <w:r w:rsidR="008C5EC8" w:rsidRPr="00EB4DDE">
        <w:rPr>
          <w:rFonts w:asciiTheme="majorBidi" w:hAnsiTheme="majorBidi" w:cstheme="majorBidi"/>
          <w:sz w:val="24"/>
          <w:szCs w:val="24"/>
          <w:highlight w:val="yellow"/>
          <w:rPrChange w:id="260" w:author="zenrunner" w:date="2019-03-29T09:43:00Z">
            <w:rPr>
              <w:rFonts w:asciiTheme="majorBidi" w:hAnsiTheme="majorBidi" w:cstheme="majorBidi"/>
              <w:sz w:val="24"/>
              <w:szCs w:val="24"/>
            </w:rPr>
          </w:rPrChange>
        </w:rPr>
        <w:t xml:space="preserve">. I propose that microclimatic parameters, such as temperature and radiation, are able to influence the associational behaviour of vertebrates with shrubs. Particularly, I’m interested in quantifying the extent to which temperature and solar radiation can influence this interaction via camera trapping data. </w:t>
      </w:r>
    </w:p>
    <w:p w14:paraId="69C879CF" w14:textId="77777777" w:rsidR="008C5EC8" w:rsidRPr="00EB4DDE" w:rsidRDefault="008C5EC8" w:rsidP="00105EC0">
      <w:pPr>
        <w:spacing w:after="0" w:line="240" w:lineRule="auto"/>
        <w:ind w:firstLine="720"/>
        <w:contextualSpacing/>
        <w:jc w:val="both"/>
        <w:rPr>
          <w:rFonts w:ascii="Times New Roman" w:hAnsi="Times New Roman" w:cs="Times New Roman"/>
          <w:sz w:val="24"/>
          <w:szCs w:val="24"/>
          <w:highlight w:val="yellow"/>
          <w:rPrChange w:id="261" w:author="zenrunner" w:date="2019-03-29T09:43:00Z">
            <w:rPr>
              <w:rFonts w:ascii="Times New Roman" w:hAnsi="Times New Roman" w:cs="Times New Roman"/>
              <w:sz w:val="24"/>
              <w:szCs w:val="24"/>
            </w:rPr>
          </w:rPrChange>
        </w:rPr>
      </w:pPr>
      <w:r w:rsidRPr="00EB4DDE">
        <w:rPr>
          <w:rFonts w:ascii="Times New Roman" w:hAnsi="Times New Roman" w:cs="Times New Roman"/>
          <w:sz w:val="24"/>
          <w:szCs w:val="24"/>
          <w:highlight w:val="yellow"/>
          <w:rPrChange w:id="262" w:author="zenrunner" w:date="2019-03-29T09:43:00Z">
            <w:rPr>
              <w:rFonts w:ascii="Times New Roman" w:hAnsi="Times New Roman" w:cs="Times New Roman"/>
              <w:sz w:val="24"/>
              <w:szCs w:val="24"/>
            </w:rPr>
          </w:rPrChange>
        </w:rPr>
        <w:t>Camera traps allows researcher to obtain wildlife data with relatively little to no human disturbance</w:t>
      </w:r>
      <w:r w:rsidRPr="00EB4DDE">
        <w:rPr>
          <w:rFonts w:ascii="Times New Roman" w:hAnsi="Times New Roman" w:cs="Times New Roman"/>
          <w:sz w:val="24"/>
          <w:szCs w:val="24"/>
          <w:highlight w:val="yellow"/>
          <w:rPrChange w:id="263" w:author="zenrunner" w:date="2019-03-29T09:43:00Z">
            <w:rPr>
              <w:rFonts w:ascii="Times New Roman" w:hAnsi="Times New Roman" w:cs="Times New Roman"/>
              <w:sz w:val="24"/>
              <w:szCs w:val="24"/>
            </w:rPr>
          </w:rPrChange>
        </w:rPr>
        <w:fldChar w:fldCharType="begin"/>
      </w:r>
      <w:r w:rsidRPr="00EB4DDE">
        <w:rPr>
          <w:rFonts w:ascii="Times New Roman" w:hAnsi="Times New Roman" w:cs="Times New Roman"/>
          <w:sz w:val="24"/>
          <w:szCs w:val="24"/>
          <w:highlight w:val="yellow"/>
          <w:rPrChange w:id="264" w:author="zenrunner" w:date="2019-03-29T09:43:00Z">
            <w:rPr>
              <w:rFonts w:ascii="Times New Roman" w:hAnsi="Times New Roman" w:cs="Times New Roman"/>
              <w:sz w:val="24"/>
              <w:szCs w:val="24"/>
            </w:rPr>
          </w:rPrChange>
        </w:rPr>
        <w:instrText xml:space="preserve"> ADDIN ZOTERO_ITEM CSL_CITATION {"citationID":"xCvTc8VG","properties":{"formattedCitation":"\\super 25\\nosupersub{}","plainCitation":"25","noteIndex":0},"citationItems":[{"id":196,"uris":["http://zotero.org/users/local/tCrvyoCs/items/LZZCQPBR"],"uri":["http://zotero.org/users/local/tCrvyoCs/items/LZZCQPBR"],"itemData":{"id":196,"type":"article-journal","title":"Use of camera traps for wildlife studies. A review","container-title":"Biotechnol. Agron. Soc. Environ.","page":"9","source":"Zotero","language":"en","author":[{"family":"Trolliet","given":"Franck"},{"family":"Huynen","given":"Marie-Claude"},{"family":"Vermeulen","given":"Cédric"},{"family":"Hambuckers","given":"Alain"}],"issued":{"date-parts":[["2014"]]}}}],"schema":"https://github.com/citation-style-language/schema/raw/master/csl-citation.json"} </w:instrText>
      </w:r>
      <w:r w:rsidRPr="00EB4DDE">
        <w:rPr>
          <w:rFonts w:ascii="Times New Roman" w:hAnsi="Times New Roman" w:cs="Times New Roman"/>
          <w:sz w:val="24"/>
          <w:szCs w:val="24"/>
          <w:highlight w:val="yellow"/>
          <w:rPrChange w:id="265" w:author="zenrunner" w:date="2019-03-29T09:43:00Z">
            <w:rPr>
              <w:rFonts w:ascii="Times New Roman" w:hAnsi="Times New Roman" w:cs="Times New Roman"/>
              <w:sz w:val="24"/>
              <w:szCs w:val="24"/>
            </w:rPr>
          </w:rPrChange>
        </w:rPr>
        <w:fldChar w:fldCharType="separate"/>
      </w:r>
      <w:r w:rsidRPr="00EB4DDE">
        <w:rPr>
          <w:rFonts w:ascii="Times New Roman" w:hAnsi="Times New Roman" w:cs="Times New Roman"/>
          <w:sz w:val="24"/>
          <w:szCs w:val="24"/>
          <w:highlight w:val="yellow"/>
          <w:vertAlign w:val="superscript"/>
          <w:rPrChange w:id="266" w:author="zenrunner" w:date="2019-03-29T09:43:00Z">
            <w:rPr>
              <w:rFonts w:ascii="Times New Roman" w:hAnsi="Times New Roman" w:cs="Times New Roman"/>
              <w:sz w:val="24"/>
              <w:szCs w:val="24"/>
              <w:vertAlign w:val="superscript"/>
            </w:rPr>
          </w:rPrChange>
        </w:rPr>
        <w:t>25</w:t>
      </w:r>
      <w:r w:rsidRPr="00EB4DDE">
        <w:rPr>
          <w:rFonts w:ascii="Times New Roman" w:hAnsi="Times New Roman" w:cs="Times New Roman"/>
          <w:sz w:val="24"/>
          <w:szCs w:val="24"/>
          <w:highlight w:val="yellow"/>
          <w:rPrChange w:id="267" w:author="zenrunner" w:date="2019-03-29T09:43:00Z">
            <w:rPr>
              <w:rFonts w:ascii="Times New Roman" w:hAnsi="Times New Roman" w:cs="Times New Roman"/>
              <w:sz w:val="24"/>
              <w:szCs w:val="24"/>
            </w:rPr>
          </w:rPrChange>
        </w:rPr>
        <w:fldChar w:fldCharType="end"/>
      </w:r>
      <w:r w:rsidRPr="00EB4DDE">
        <w:rPr>
          <w:rFonts w:ascii="Times New Roman" w:hAnsi="Times New Roman" w:cs="Times New Roman"/>
          <w:sz w:val="24"/>
          <w:szCs w:val="24"/>
          <w:highlight w:val="yellow"/>
          <w:rPrChange w:id="268" w:author="zenrunner" w:date="2019-03-29T09:43:00Z">
            <w:rPr>
              <w:rFonts w:ascii="Times New Roman" w:hAnsi="Times New Roman" w:cs="Times New Roman"/>
              <w:sz w:val="24"/>
              <w:szCs w:val="24"/>
            </w:rPr>
          </w:rPrChange>
        </w:rPr>
        <w:t>. Studies have explored their use to estimate population size</w:t>
      </w:r>
      <w:r w:rsidRPr="00EB4DDE">
        <w:rPr>
          <w:rFonts w:ascii="Times New Roman" w:hAnsi="Times New Roman" w:cs="Times New Roman"/>
          <w:sz w:val="24"/>
          <w:szCs w:val="24"/>
          <w:highlight w:val="yellow"/>
          <w:rPrChange w:id="269" w:author="zenrunner" w:date="2019-03-29T09:43:00Z">
            <w:rPr>
              <w:rFonts w:ascii="Times New Roman" w:hAnsi="Times New Roman" w:cs="Times New Roman"/>
              <w:sz w:val="24"/>
              <w:szCs w:val="24"/>
            </w:rPr>
          </w:rPrChange>
        </w:rPr>
        <w:fldChar w:fldCharType="begin"/>
      </w:r>
      <w:r w:rsidRPr="00EB4DDE">
        <w:rPr>
          <w:rFonts w:ascii="Times New Roman" w:hAnsi="Times New Roman" w:cs="Times New Roman"/>
          <w:sz w:val="24"/>
          <w:szCs w:val="24"/>
          <w:highlight w:val="yellow"/>
          <w:rPrChange w:id="270" w:author="zenrunner" w:date="2019-03-29T09:43:00Z">
            <w:rPr>
              <w:rFonts w:ascii="Times New Roman" w:hAnsi="Times New Roman" w:cs="Times New Roman"/>
              <w:sz w:val="24"/>
              <w:szCs w:val="24"/>
            </w:rPr>
          </w:rPrChange>
        </w:rPr>
        <w:instrText xml:space="preserve"> ADDIN ZOTERO_ITEM CSL_CITATION {"citationID":"XjT77XjE","properties":{"formattedCitation":"\\super 26\\nosupersub{}","plainCitation":"26","noteIndex":0},"citationItems":[{"id":307,"uris":["http://zotero.org/users/local/tCrvyoCs/items/HQ4HMKRU"],"uri":["http://zotero.org/users/local/tCrvyoCs/items/HQ4HMKRU"],"itemData":{"id":307,"type":"article-journal","title":"Estimating tiger Panthera tigris populations from camera-trap data using capture—recapture models","container-title":"Biological Conservation","page":"333-338","volume":"71","issue":"3","source":"Crossref","DOI":"10.1016/0006-3207(94)00057-W","ISSN":"00063207","language":"en","author":[{"family":"Karanth","given":"K. Ullas"}],"issued":{"date-parts":[["1995"]]}}}],"schema":"https://github.com/citation-style-language/schema/raw/master/csl-citation.json"} </w:instrText>
      </w:r>
      <w:r w:rsidRPr="00EB4DDE">
        <w:rPr>
          <w:rFonts w:ascii="Times New Roman" w:hAnsi="Times New Roman" w:cs="Times New Roman"/>
          <w:sz w:val="24"/>
          <w:szCs w:val="24"/>
          <w:highlight w:val="yellow"/>
          <w:rPrChange w:id="271" w:author="zenrunner" w:date="2019-03-29T09:43:00Z">
            <w:rPr>
              <w:rFonts w:ascii="Times New Roman" w:hAnsi="Times New Roman" w:cs="Times New Roman"/>
              <w:sz w:val="24"/>
              <w:szCs w:val="24"/>
            </w:rPr>
          </w:rPrChange>
        </w:rPr>
        <w:fldChar w:fldCharType="separate"/>
      </w:r>
      <w:r w:rsidRPr="00EB4DDE">
        <w:rPr>
          <w:rFonts w:ascii="Times New Roman" w:hAnsi="Times New Roman" w:cs="Times New Roman"/>
          <w:sz w:val="24"/>
          <w:szCs w:val="24"/>
          <w:highlight w:val="yellow"/>
          <w:vertAlign w:val="superscript"/>
          <w:rPrChange w:id="272" w:author="zenrunner" w:date="2019-03-29T09:43:00Z">
            <w:rPr>
              <w:rFonts w:ascii="Times New Roman" w:hAnsi="Times New Roman" w:cs="Times New Roman"/>
              <w:sz w:val="24"/>
              <w:szCs w:val="24"/>
              <w:vertAlign w:val="superscript"/>
            </w:rPr>
          </w:rPrChange>
        </w:rPr>
        <w:t>26</w:t>
      </w:r>
      <w:r w:rsidRPr="00EB4DDE">
        <w:rPr>
          <w:rFonts w:ascii="Times New Roman" w:hAnsi="Times New Roman" w:cs="Times New Roman"/>
          <w:sz w:val="24"/>
          <w:szCs w:val="24"/>
          <w:highlight w:val="yellow"/>
          <w:rPrChange w:id="273" w:author="zenrunner" w:date="2019-03-29T09:43:00Z">
            <w:rPr>
              <w:rFonts w:ascii="Times New Roman" w:hAnsi="Times New Roman" w:cs="Times New Roman"/>
              <w:sz w:val="24"/>
              <w:szCs w:val="24"/>
            </w:rPr>
          </w:rPrChange>
        </w:rPr>
        <w:fldChar w:fldCharType="end"/>
      </w:r>
      <w:r w:rsidRPr="00EB4DDE">
        <w:rPr>
          <w:rFonts w:ascii="Times New Roman" w:hAnsi="Times New Roman" w:cs="Times New Roman"/>
          <w:sz w:val="24"/>
          <w:szCs w:val="24"/>
          <w:highlight w:val="yellow"/>
          <w:rPrChange w:id="274" w:author="zenrunner" w:date="2019-03-29T09:43:00Z">
            <w:rPr>
              <w:rFonts w:ascii="Times New Roman" w:hAnsi="Times New Roman" w:cs="Times New Roman"/>
              <w:sz w:val="24"/>
              <w:szCs w:val="24"/>
            </w:rPr>
          </w:rPrChange>
        </w:rPr>
        <w:t>, examine wildlife behaviour</w:t>
      </w:r>
      <w:r w:rsidRPr="00EB4DDE">
        <w:rPr>
          <w:rFonts w:ascii="Times New Roman" w:hAnsi="Times New Roman" w:cs="Times New Roman"/>
          <w:sz w:val="24"/>
          <w:szCs w:val="24"/>
          <w:highlight w:val="yellow"/>
          <w:rPrChange w:id="275" w:author="zenrunner" w:date="2019-03-29T09:43:00Z">
            <w:rPr>
              <w:rFonts w:ascii="Times New Roman" w:hAnsi="Times New Roman" w:cs="Times New Roman"/>
              <w:sz w:val="24"/>
              <w:szCs w:val="24"/>
            </w:rPr>
          </w:rPrChange>
        </w:rPr>
        <w:fldChar w:fldCharType="begin"/>
      </w:r>
      <w:r w:rsidRPr="00EB4DDE">
        <w:rPr>
          <w:rFonts w:ascii="Times New Roman" w:hAnsi="Times New Roman" w:cs="Times New Roman"/>
          <w:sz w:val="24"/>
          <w:szCs w:val="24"/>
          <w:highlight w:val="yellow"/>
          <w:rPrChange w:id="276" w:author="zenrunner" w:date="2019-03-29T09:43:00Z">
            <w:rPr>
              <w:rFonts w:ascii="Times New Roman" w:hAnsi="Times New Roman" w:cs="Times New Roman"/>
              <w:sz w:val="24"/>
              <w:szCs w:val="24"/>
            </w:rPr>
          </w:rPrChange>
        </w:rPr>
        <w:instrText xml:space="preserve"> ADDIN ZOTERO_ITEM CSL_CITATION {"citationID":"okxzAQhF","properties":{"formattedCitation":"\\super 27\\nosupersub{}","plainCitation":"27","noteIndex":0},"citationItems":[{"id":310,"uris":["http://zotero.org/users/local/tCrvyoCs/items/B99YZ6JS"],"uri":["http://zotero.org/users/local/tCrvyoCs/items/B99YZ6JS"],"itemData":{"id":310,"type":"article-journal","title":"Testing the Prey-Trap Hypothesis at Two Wildlife Conservancies in Kenya","container-title":"PLOS ONE","page":"e0139537","volume":"10","issue":"10","source":"Crossref","DOI":"10.1371/journal.pone.0139537","ISSN":"1932-6203","language":"en","author":[{"family":"Dupuis-Desormeaux","given":"Marc"},{"family":"Davidson","given":"Zeke"},{"family":"Mwololo","given":"Mary"},{"family":"Kisio","given":"Edwin"},{"family":"Taylor","given":"Sam"},{"family":"MacDonald","given":"Suzanne E."}],"editor":[{"family":"Romanach","given":"Stephanie S."}],"issued":{"date-parts":[["2015",10,21]]}}}],"schema":"https://github.com/citation-style-language/schema/raw/master/csl-citation.json"} </w:instrText>
      </w:r>
      <w:r w:rsidRPr="00EB4DDE">
        <w:rPr>
          <w:rFonts w:ascii="Times New Roman" w:hAnsi="Times New Roman" w:cs="Times New Roman"/>
          <w:sz w:val="24"/>
          <w:szCs w:val="24"/>
          <w:highlight w:val="yellow"/>
          <w:rPrChange w:id="277" w:author="zenrunner" w:date="2019-03-29T09:43:00Z">
            <w:rPr>
              <w:rFonts w:ascii="Times New Roman" w:hAnsi="Times New Roman" w:cs="Times New Roman"/>
              <w:sz w:val="24"/>
              <w:szCs w:val="24"/>
            </w:rPr>
          </w:rPrChange>
        </w:rPr>
        <w:fldChar w:fldCharType="separate"/>
      </w:r>
      <w:r w:rsidRPr="00EB4DDE">
        <w:rPr>
          <w:rFonts w:ascii="Times New Roman" w:hAnsi="Times New Roman" w:cs="Times New Roman"/>
          <w:sz w:val="24"/>
          <w:szCs w:val="24"/>
          <w:highlight w:val="yellow"/>
          <w:vertAlign w:val="superscript"/>
          <w:rPrChange w:id="278" w:author="zenrunner" w:date="2019-03-29T09:43:00Z">
            <w:rPr>
              <w:rFonts w:ascii="Times New Roman" w:hAnsi="Times New Roman" w:cs="Times New Roman"/>
              <w:sz w:val="24"/>
              <w:szCs w:val="24"/>
              <w:vertAlign w:val="superscript"/>
            </w:rPr>
          </w:rPrChange>
        </w:rPr>
        <w:t>27</w:t>
      </w:r>
      <w:r w:rsidRPr="00EB4DDE">
        <w:rPr>
          <w:rFonts w:ascii="Times New Roman" w:hAnsi="Times New Roman" w:cs="Times New Roman"/>
          <w:sz w:val="24"/>
          <w:szCs w:val="24"/>
          <w:highlight w:val="yellow"/>
          <w:rPrChange w:id="279" w:author="zenrunner" w:date="2019-03-29T09:43:00Z">
            <w:rPr>
              <w:rFonts w:ascii="Times New Roman" w:hAnsi="Times New Roman" w:cs="Times New Roman"/>
              <w:sz w:val="24"/>
              <w:szCs w:val="24"/>
            </w:rPr>
          </w:rPrChange>
        </w:rPr>
        <w:fldChar w:fldCharType="end"/>
      </w:r>
      <w:r w:rsidRPr="00EB4DDE">
        <w:rPr>
          <w:rFonts w:ascii="Times New Roman" w:hAnsi="Times New Roman" w:cs="Times New Roman"/>
          <w:sz w:val="24"/>
          <w:szCs w:val="24"/>
          <w:highlight w:val="yellow"/>
          <w:rPrChange w:id="280" w:author="zenrunner" w:date="2019-03-29T09:43:00Z">
            <w:rPr>
              <w:rFonts w:ascii="Times New Roman" w:hAnsi="Times New Roman" w:cs="Times New Roman"/>
              <w:sz w:val="24"/>
              <w:szCs w:val="24"/>
            </w:rPr>
          </w:rPrChange>
        </w:rPr>
        <w:t>, and explore activity patterns and habitat use</w:t>
      </w:r>
      <w:r w:rsidRPr="00EB4DDE">
        <w:rPr>
          <w:rFonts w:ascii="Times New Roman" w:hAnsi="Times New Roman" w:cs="Times New Roman"/>
          <w:sz w:val="24"/>
          <w:szCs w:val="24"/>
          <w:highlight w:val="yellow"/>
          <w:rPrChange w:id="281" w:author="zenrunner" w:date="2019-03-29T09:43:00Z">
            <w:rPr>
              <w:rFonts w:ascii="Times New Roman" w:hAnsi="Times New Roman" w:cs="Times New Roman"/>
              <w:sz w:val="24"/>
              <w:szCs w:val="24"/>
            </w:rPr>
          </w:rPrChange>
        </w:rPr>
        <w:fldChar w:fldCharType="begin"/>
      </w:r>
      <w:r w:rsidRPr="00EB4DDE">
        <w:rPr>
          <w:rFonts w:ascii="Times New Roman" w:hAnsi="Times New Roman" w:cs="Times New Roman"/>
          <w:sz w:val="24"/>
          <w:szCs w:val="24"/>
          <w:highlight w:val="yellow"/>
          <w:rPrChange w:id="282" w:author="zenrunner" w:date="2019-03-29T09:43:00Z">
            <w:rPr>
              <w:rFonts w:ascii="Times New Roman" w:hAnsi="Times New Roman" w:cs="Times New Roman"/>
              <w:sz w:val="24"/>
              <w:szCs w:val="24"/>
            </w:rPr>
          </w:rPrChange>
        </w:rPr>
        <w:instrText xml:space="preserve"> ADDIN ZOTERO_ITEM CSL_CITATION {"citationID":"aovKvT0N","properties":{"formattedCitation":"\\super 28\\nosupersub{}","plainCitation":"28","noteIndex":0},"citationItems":[{"id":312,"uris":["http://zotero.org/users/local/tCrvyoCs/items/MI9U4GIX"],"uri":["http://zotero.org/users/local/tCrvyoCs/items/MI9U4GIX"],"itemData":{"id":312,"type":"article-journal","title":"The use of camera-trap data to model habitat use by antelope species in the Udzungwa Mountain forests, Tanzania","container-title":"African Journal of Ecology","page":"479-487","volume":"46","issue":"4","source":"Crossref","DOI":"10.1111/j.1365-2028.2007.00881.x","ISSN":"01416707, 13652028","language":"en","author":[{"family":"Bowkett","given":"Andrew E."},{"family":"Rovero","given":"Francesco"},{"family":"Marshall","given":"Andrew R."}],"issued":{"date-parts":[["2008",12]]}}}],"schema":"https://github.com/citation-style-language/schema/raw/master/csl-citation.json"} </w:instrText>
      </w:r>
      <w:r w:rsidRPr="00EB4DDE">
        <w:rPr>
          <w:rFonts w:ascii="Times New Roman" w:hAnsi="Times New Roman" w:cs="Times New Roman"/>
          <w:sz w:val="24"/>
          <w:szCs w:val="24"/>
          <w:highlight w:val="yellow"/>
          <w:rPrChange w:id="283" w:author="zenrunner" w:date="2019-03-29T09:43:00Z">
            <w:rPr>
              <w:rFonts w:ascii="Times New Roman" w:hAnsi="Times New Roman" w:cs="Times New Roman"/>
              <w:sz w:val="24"/>
              <w:szCs w:val="24"/>
            </w:rPr>
          </w:rPrChange>
        </w:rPr>
        <w:fldChar w:fldCharType="separate"/>
      </w:r>
      <w:r w:rsidRPr="00EB4DDE">
        <w:rPr>
          <w:rFonts w:ascii="Times New Roman" w:hAnsi="Times New Roman" w:cs="Times New Roman"/>
          <w:sz w:val="24"/>
          <w:szCs w:val="24"/>
          <w:highlight w:val="yellow"/>
          <w:vertAlign w:val="superscript"/>
          <w:rPrChange w:id="284" w:author="zenrunner" w:date="2019-03-29T09:43:00Z">
            <w:rPr>
              <w:rFonts w:ascii="Times New Roman" w:hAnsi="Times New Roman" w:cs="Times New Roman"/>
              <w:sz w:val="24"/>
              <w:szCs w:val="24"/>
              <w:vertAlign w:val="superscript"/>
            </w:rPr>
          </w:rPrChange>
        </w:rPr>
        <w:t>28</w:t>
      </w:r>
      <w:r w:rsidRPr="00EB4DDE">
        <w:rPr>
          <w:rFonts w:ascii="Times New Roman" w:hAnsi="Times New Roman" w:cs="Times New Roman"/>
          <w:sz w:val="24"/>
          <w:szCs w:val="24"/>
          <w:highlight w:val="yellow"/>
          <w:rPrChange w:id="285" w:author="zenrunner" w:date="2019-03-29T09:43:00Z">
            <w:rPr>
              <w:rFonts w:ascii="Times New Roman" w:hAnsi="Times New Roman" w:cs="Times New Roman"/>
              <w:sz w:val="24"/>
              <w:szCs w:val="24"/>
            </w:rPr>
          </w:rPrChange>
        </w:rPr>
        <w:fldChar w:fldCharType="end"/>
      </w:r>
      <w:r w:rsidRPr="00EB4DDE">
        <w:rPr>
          <w:rFonts w:ascii="Times New Roman" w:hAnsi="Times New Roman" w:cs="Times New Roman"/>
          <w:sz w:val="24"/>
          <w:szCs w:val="24"/>
          <w:highlight w:val="yellow"/>
          <w:rPrChange w:id="286" w:author="zenrunner" w:date="2019-03-29T09:43:00Z">
            <w:rPr>
              <w:rFonts w:ascii="Times New Roman" w:hAnsi="Times New Roman" w:cs="Times New Roman"/>
              <w:sz w:val="24"/>
              <w:szCs w:val="24"/>
            </w:rPr>
          </w:rPrChange>
        </w:rPr>
        <w:t>.  Although camera traps have been used to look at animal interactions with plants to an extent</w:t>
      </w:r>
      <w:r w:rsidRPr="00EB4DDE">
        <w:rPr>
          <w:rFonts w:ascii="Times New Roman" w:hAnsi="Times New Roman" w:cs="Times New Roman"/>
          <w:sz w:val="24"/>
          <w:szCs w:val="24"/>
          <w:highlight w:val="yellow"/>
          <w:rPrChange w:id="287" w:author="zenrunner" w:date="2019-03-29T09:43:00Z">
            <w:rPr>
              <w:rFonts w:ascii="Times New Roman" w:hAnsi="Times New Roman" w:cs="Times New Roman"/>
              <w:sz w:val="24"/>
              <w:szCs w:val="24"/>
            </w:rPr>
          </w:rPrChange>
        </w:rPr>
        <w:fldChar w:fldCharType="begin"/>
      </w:r>
      <w:r w:rsidRPr="00EB4DDE">
        <w:rPr>
          <w:rFonts w:ascii="Times New Roman" w:hAnsi="Times New Roman" w:cs="Times New Roman"/>
          <w:sz w:val="24"/>
          <w:szCs w:val="24"/>
          <w:highlight w:val="yellow"/>
          <w:rPrChange w:id="288" w:author="zenrunner" w:date="2019-03-29T09:43:00Z">
            <w:rPr>
              <w:rFonts w:ascii="Times New Roman" w:hAnsi="Times New Roman" w:cs="Times New Roman"/>
              <w:sz w:val="24"/>
              <w:szCs w:val="24"/>
            </w:rPr>
          </w:rPrChange>
        </w:rPr>
        <w:instrText xml:space="preserve"> ADDIN ZOTERO_ITEM CSL_CITATION {"citationID":"pNyvj2C5","properties":{"formattedCitation":"\\super 29\\nosupersub{}","plainCitation":"29","noteIndex":0},"citationItems":[{"id":341,"uris":["http://zotero.org/users/local/tCrvyoCs/items/JA7JG5AZ"],"uri":["http://zotero.org/users/local/tCrvyoCs/items/JA7JG5AZ"],"itemData":{"id":341,"type":"article-journal","title":"Barriers, corridors or suitable habitat? Effect of monoculture tree plantations on the habitat use and prey availability for jaguars and pumas in the Atlantic Forest","container-title":"Forest Ecology and Management","page":"576-586","volume":"430","source":"Crossref","DOI":"10.1016/j.foreco.2018.08.029","ISSN":"03781127","shortTitle":"Barriers, corridors or suitable habitat?","language":"en","author":[{"family":"Paviolo","given":"Agustin"},{"family":"Cruz","given":"Paula"},{"family":"Iezzi","given":"María Eugenia"},{"family":"Martínez Pardo","given":"Julia"},{"family":"Varela","given":"Diego"},{"family":"De Angelo","given":"Carlos"},{"family":"Benito","given":"Silvia"},{"family":"Vanderhoeven","given":"Ezequiel"},{"family":"Palacio","given":"Lucia"},{"family":"Quiroga","given":"Verónica"},{"family":"Arrabal","given":"Juan Pablo"},{"family":"Costa","given":"Sebastián"},{"family":"Di Bitetti","given":"Mario Santiago"}],"issued":{"date-parts":[["2018",12]]}}}],"schema":"https://github.com/citation-style-language/schema/raw/master/csl-citation.json"} </w:instrText>
      </w:r>
      <w:r w:rsidRPr="00EB4DDE">
        <w:rPr>
          <w:rFonts w:ascii="Times New Roman" w:hAnsi="Times New Roman" w:cs="Times New Roman"/>
          <w:sz w:val="24"/>
          <w:szCs w:val="24"/>
          <w:highlight w:val="yellow"/>
          <w:rPrChange w:id="289" w:author="zenrunner" w:date="2019-03-29T09:43:00Z">
            <w:rPr>
              <w:rFonts w:ascii="Times New Roman" w:hAnsi="Times New Roman" w:cs="Times New Roman"/>
              <w:sz w:val="24"/>
              <w:szCs w:val="24"/>
            </w:rPr>
          </w:rPrChange>
        </w:rPr>
        <w:fldChar w:fldCharType="separate"/>
      </w:r>
      <w:r w:rsidRPr="00EB4DDE">
        <w:rPr>
          <w:rFonts w:ascii="Times New Roman" w:hAnsi="Times New Roman" w:cs="Times New Roman"/>
          <w:sz w:val="24"/>
          <w:szCs w:val="24"/>
          <w:highlight w:val="yellow"/>
          <w:vertAlign w:val="superscript"/>
          <w:rPrChange w:id="290" w:author="zenrunner" w:date="2019-03-29T09:43:00Z">
            <w:rPr>
              <w:rFonts w:ascii="Times New Roman" w:hAnsi="Times New Roman" w:cs="Times New Roman"/>
              <w:sz w:val="24"/>
              <w:szCs w:val="24"/>
              <w:vertAlign w:val="superscript"/>
            </w:rPr>
          </w:rPrChange>
        </w:rPr>
        <w:t>29</w:t>
      </w:r>
      <w:r w:rsidRPr="00EB4DDE">
        <w:rPr>
          <w:rFonts w:ascii="Times New Roman" w:hAnsi="Times New Roman" w:cs="Times New Roman"/>
          <w:sz w:val="24"/>
          <w:szCs w:val="24"/>
          <w:highlight w:val="yellow"/>
          <w:rPrChange w:id="291" w:author="zenrunner" w:date="2019-03-29T09:43:00Z">
            <w:rPr>
              <w:rFonts w:ascii="Times New Roman" w:hAnsi="Times New Roman" w:cs="Times New Roman"/>
              <w:sz w:val="24"/>
              <w:szCs w:val="24"/>
            </w:rPr>
          </w:rPrChange>
        </w:rPr>
        <w:fldChar w:fldCharType="end"/>
      </w:r>
      <w:r w:rsidRPr="00EB4DDE">
        <w:rPr>
          <w:rFonts w:ascii="Times New Roman" w:hAnsi="Times New Roman" w:cs="Times New Roman"/>
          <w:sz w:val="24"/>
          <w:szCs w:val="24"/>
          <w:highlight w:val="yellow"/>
          <w:rPrChange w:id="292" w:author="zenrunner" w:date="2019-03-29T09:43:00Z">
            <w:rPr>
              <w:rFonts w:ascii="Times New Roman" w:hAnsi="Times New Roman" w:cs="Times New Roman"/>
              <w:sz w:val="24"/>
              <w:szCs w:val="24"/>
            </w:rPr>
          </w:rPrChange>
        </w:rPr>
        <w:t xml:space="preserve">, their use to examine shelter and refuge effects of foundational plants is unique. Despite previous literature’s focus on closing the gaps that exists in photographic rates as an index of density </w:t>
      </w:r>
      <w:r w:rsidRPr="00EB4DDE">
        <w:rPr>
          <w:rFonts w:ascii="Times New Roman" w:hAnsi="Times New Roman" w:cs="Times New Roman"/>
          <w:sz w:val="24"/>
          <w:szCs w:val="24"/>
          <w:highlight w:val="yellow"/>
          <w:rPrChange w:id="293" w:author="zenrunner" w:date="2019-03-29T09:43:00Z">
            <w:rPr>
              <w:rFonts w:ascii="Times New Roman" w:hAnsi="Times New Roman" w:cs="Times New Roman"/>
              <w:sz w:val="24"/>
              <w:szCs w:val="24"/>
            </w:rPr>
          </w:rPrChange>
        </w:rPr>
        <w:fldChar w:fldCharType="begin"/>
      </w:r>
      <w:r w:rsidRPr="00EB4DDE">
        <w:rPr>
          <w:rFonts w:ascii="Times New Roman" w:hAnsi="Times New Roman" w:cs="Times New Roman"/>
          <w:sz w:val="24"/>
          <w:szCs w:val="24"/>
          <w:highlight w:val="yellow"/>
          <w:rPrChange w:id="294" w:author="zenrunner" w:date="2019-03-29T09:43:00Z">
            <w:rPr>
              <w:rFonts w:ascii="Times New Roman" w:hAnsi="Times New Roman" w:cs="Times New Roman"/>
              <w:sz w:val="24"/>
              <w:szCs w:val="24"/>
            </w:rPr>
          </w:rPrChange>
        </w:rPr>
        <w:instrText xml:space="preserve"> ADDIN ZOTERO_ITEM CSL_CITATION {"citationID":"CaAUXnHs","properties":{"formattedCitation":"\\super 30\\nosupersub{}","plainCitation":"30","noteIndex":0},"citationItems":[{"id":313,"uris":["http://zotero.org/users/local/tCrvyoCs/items/BBQPDM2T"],"uri":["http://zotero.org/users/local/tCrvyoCs/items/BBQPDM2T"],"itemData":{"id":313,"type":"article-journal","title":"Camera trapping photographic rate as an index of density in forest ungulates","container-title":"Journal of Applied Ecology","page":"1011-1017","volume":"46","issue":"5","source":"Crossref","DOI":"10.1111/j.1365-2664.2009.01705.x","ISSN":"00218901, 13652664","language":"en","author":[{"family":"Rovero","given":"Francesco"},{"family":"Marshall","given":"Andrew R."}],"issued":{"date-parts":[["2009",10]]}}}],"schema":"https://github.com/citation-style-language/schema/raw/master/csl-citation.json"} </w:instrText>
      </w:r>
      <w:r w:rsidRPr="00EB4DDE">
        <w:rPr>
          <w:rFonts w:ascii="Times New Roman" w:hAnsi="Times New Roman" w:cs="Times New Roman"/>
          <w:sz w:val="24"/>
          <w:szCs w:val="24"/>
          <w:highlight w:val="yellow"/>
          <w:rPrChange w:id="295" w:author="zenrunner" w:date="2019-03-29T09:43:00Z">
            <w:rPr>
              <w:rFonts w:ascii="Times New Roman" w:hAnsi="Times New Roman" w:cs="Times New Roman"/>
              <w:sz w:val="24"/>
              <w:szCs w:val="24"/>
            </w:rPr>
          </w:rPrChange>
        </w:rPr>
        <w:fldChar w:fldCharType="separate"/>
      </w:r>
      <w:r w:rsidRPr="00EB4DDE">
        <w:rPr>
          <w:rFonts w:ascii="Times New Roman" w:hAnsi="Times New Roman" w:cs="Times New Roman"/>
          <w:sz w:val="24"/>
          <w:szCs w:val="24"/>
          <w:highlight w:val="yellow"/>
          <w:vertAlign w:val="superscript"/>
          <w:rPrChange w:id="296" w:author="zenrunner" w:date="2019-03-29T09:43:00Z">
            <w:rPr>
              <w:rFonts w:ascii="Times New Roman" w:hAnsi="Times New Roman" w:cs="Times New Roman"/>
              <w:sz w:val="24"/>
              <w:szCs w:val="24"/>
              <w:vertAlign w:val="superscript"/>
            </w:rPr>
          </w:rPrChange>
        </w:rPr>
        <w:t>30</w:t>
      </w:r>
      <w:r w:rsidRPr="00EB4DDE">
        <w:rPr>
          <w:rFonts w:ascii="Times New Roman" w:hAnsi="Times New Roman" w:cs="Times New Roman"/>
          <w:sz w:val="24"/>
          <w:szCs w:val="24"/>
          <w:highlight w:val="yellow"/>
          <w:rPrChange w:id="297" w:author="zenrunner" w:date="2019-03-29T09:43:00Z">
            <w:rPr>
              <w:rFonts w:ascii="Times New Roman" w:hAnsi="Times New Roman" w:cs="Times New Roman"/>
              <w:sz w:val="24"/>
              <w:szCs w:val="24"/>
            </w:rPr>
          </w:rPrChange>
        </w:rPr>
        <w:fldChar w:fldCharType="end"/>
      </w:r>
      <w:r w:rsidRPr="00EB4DDE">
        <w:rPr>
          <w:rFonts w:ascii="Times New Roman" w:hAnsi="Times New Roman" w:cs="Times New Roman"/>
          <w:sz w:val="24"/>
          <w:szCs w:val="24"/>
          <w:highlight w:val="yellow"/>
          <w:rPrChange w:id="298" w:author="zenrunner" w:date="2019-03-29T09:43:00Z">
            <w:rPr>
              <w:rFonts w:ascii="Times New Roman" w:hAnsi="Times New Roman" w:cs="Times New Roman"/>
              <w:sz w:val="24"/>
              <w:szCs w:val="24"/>
            </w:rPr>
          </w:rPrChange>
        </w:rPr>
        <w:t xml:space="preserve">, to my knowledge no single study to this date has systematically </w:t>
      </w:r>
      <w:r w:rsidR="009C4C10" w:rsidRPr="00EB4DDE">
        <w:rPr>
          <w:rFonts w:ascii="Times New Roman" w:hAnsi="Times New Roman" w:cs="Times New Roman"/>
          <w:sz w:val="24"/>
          <w:szCs w:val="24"/>
          <w:highlight w:val="yellow"/>
          <w:rPrChange w:id="299" w:author="zenrunner" w:date="2019-03-29T09:43:00Z">
            <w:rPr>
              <w:rFonts w:ascii="Times New Roman" w:hAnsi="Times New Roman" w:cs="Times New Roman"/>
              <w:sz w:val="24"/>
              <w:szCs w:val="24"/>
            </w:rPr>
          </w:rPrChange>
        </w:rPr>
        <w:t>compiled data from previous research to generate species rarefaction curves based on camera trap sampling effort. This is an important research gap as r</w:t>
      </w:r>
      <w:r w:rsidRPr="00EB4DDE">
        <w:rPr>
          <w:rFonts w:ascii="Times New Roman" w:hAnsi="Times New Roman" w:cs="Times New Roman"/>
          <w:sz w:val="24"/>
          <w:szCs w:val="24"/>
          <w:highlight w:val="yellow"/>
          <w:rPrChange w:id="300" w:author="zenrunner" w:date="2019-03-29T09:43:00Z">
            <w:rPr>
              <w:rFonts w:ascii="Times New Roman" w:hAnsi="Times New Roman" w:cs="Times New Roman"/>
              <w:sz w:val="24"/>
              <w:szCs w:val="24"/>
            </w:rPr>
          </w:rPrChange>
        </w:rPr>
        <w:t xml:space="preserve">arefaction curves can </w:t>
      </w:r>
      <w:r w:rsidR="009C4C10" w:rsidRPr="00EB4DDE">
        <w:rPr>
          <w:rFonts w:ascii="Times New Roman" w:hAnsi="Times New Roman" w:cs="Times New Roman"/>
          <w:sz w:val="24"/>
          <w:szCs w:val="24"/>
          <w:highlight w:val="yellow"/>
          <w:rPrChange w:id="301" w:author="zenrunner" w:date="2019-03-29T09:43:00Z">
            <w:rPr>
              <w:rFonts w:ascii="Times New Roman" w:hAnsi="Times New Roman" w:cs="Times New Roman"/>
              <w:sz w:val="24"/>
              <w:szCs w:val="24"/>
            </w:rPr>
          </w:rPrChange>
        </w:rPr>
        <w:t xml:space="preserve">provide </w:t>
      </w:r>
      <w:r w:rsidRPr="00EB4DDE">
        <w:rPr>
          <w:rFonts w:ascii="Times New Roman" w:hAnsi="Times New Roman" w:cs="Times New Roman"/>
          <w:sz w:val="24"/>
          <w:szCs w:val="24"/>
          <w:highlight w:val="yellow"/>
          <w:rPrChange w:id="302" w:author="zenrunner" w:date="2019-03-29T09:43:00Z">
            <w:rPr>
              <w:rFonts w:ascii="Times New Roman" w:hAnsi="Times New Roman" w:cs="Times New Roman"/>
              <w:sz w:val="24"/>
              <w:szCs w:val="24"/>
            </w:rPr>
          </w:rPrChange>
        </w:rPr>
        <w:t xml:space="preserve">insight into the sampling effort required </w:t>
      </w:r>
      <w:r w:rsidR="009C4C10" w:rsidRPr="00EB4DDE">
        <w:rPr>
          <w:rFonts w:ascii="Times New Roman" w:hAnsi="Times New Roman" w:cs="Times New Roman"/>
          <w:sz w:val="24"/>
          <w:szCs w:val="24"/>
          <w:highlight w:val="yellow"/>
          <w:rPrChange w:id="303" w:author="zenrunner" w:date="2019-03-29T09:43:00Z">
            <w:rPr>
              <w:rFonts w:ascii="Times New Roman" w:hAnsi="Times New Roman" w:cs="Times New Roman"/>
              <w:sz w:val="24"/>
              <w:szCs w:val="24"/>
            </w:rPr>
          </w:rPrChange>
        </w:rPr>
        <w:t xml:space="preserve">in a given environment </w:t>
      </w:r>
      <w:r w:rsidRPr="00EB4DDE">
        <w:rPr>
          <w:rFonts w:ascii="Times New Roman" w:hAnsi="Times New Roman" w:cs="Times New Roman"/>
          <w:sz w:val="24"/>
          <w:szCs w:val="24"/>
          <w:highlight w:val="yellow"/>
          <w:rPrChange w:id="304" w:author="zenrunner" w:date="2019-03-29T09:43:00Z">
            <w:rPr>
              <w:rFonts w:ascii="Times New Roman" w:hAnsi="Times New Roman" w:cs="Times New Roman"/>
              <w:sz w:val="24"/>
              <w:szCs w:val="24"/>
            </w:rPr>
          </w:rPrChange>
        </w:rPr>
        <w:t>to accurately determine species richness</w:t>
      </w:r>
      <w:r w:rsidR="009C4C10" w:rsidRPr="00EB4DDE">
        <w:rPr>
          <w:rFonts w:ascii="Times New Roman" w:hAnsi="Times New Roman" w:cs="Times New Roman"/>
          <w:sz w:val="24"/>
          <w:szCs w:val="24"/>
          <w:highlight w:val="yellow"/>
          <w:rPrChange w:id="305" w:author="zenrunner" w:date="2019-03-29T09:43:00Z">
            <w:rPr>
              <w:rFonts w:ascii="Times New Roman" w:hAnsi="Times New Roman" w:cs="Times New Roman"/>
              <w:sz w:val="24"/>
              <w:szCs w:val="24"/>
            </w:rPr>
          </w:rPrChange>
        </w:rPr>
        <w:t xml:space="preserve">. </w:t>
      </w:r>
    </w:p>
    <w:p w14:paraId="4AF5E01A" w14:textId="77777777" w:rsidR="00770757" w:rsidRDefault="009A7B9D" w:rsidP="00105EC0">
      <w:pPr>
        <w:spacing w:after="0" w:line="240" w:lineRule="auto"/>
        <w:ind w:firstLine="720"/>
        <w:contextualSpacing/>
        <w:jc w:val="both"/>
        <w:rPr>
          <w:rFonts w:asciiTheme="majorBidi" w:hAnsiTheme="majorBidi" w:cstheme="majorBidi"/>
          <w:sz w:val="24"/>
          <w:szCs w:val="24"/>
        </w:rPr>
      </w:pPr>
      <w:r w:rsidRPr="00EB4DDE">
        <w:rPr>
          <w:rFonts w:asciiTheme="majorBidi" w:hAnsiTheme="majorBidi" w:cstheme="majorBidi"/>
          <w:sz w:val="24"/>
          <w:szCs w:val="24"/>
          <w:highlight w:val="yellow"/>
          <w:rPrChange w:id="306" w:author="zenrunner" w:date="2019-03-29T09:43:00Z">
            <w:rPr>
              <w:rFonts w:asciiTheme="majorBidi" w:hAnsiTheme="majorBidi" w:cstheme="majorBidi"/>
              <w:sz w:val="24"/>
              <w:szCs w:val="24"/>
            </w:rPr>
          </w:rPrChange>
        </w:rPr>
        <w:t>Crops and plants can act as natural shelters</w:t>
      </w:r>
      <w:r w:rsidR="00401FA0" w:rsidRPr="00EB4DDE">
        <w:rPr>
          <w:rFonts w:asciiTheme="majorBidi" w:hAnsiTheme="majorBidi" w:cstheme="majorBidi"/>
          <w:sz w:val="24"/>
          <w:szCs w:val="24"/>
          <w:highlight w:val="yellow"/>
          <w:rPrChange w:id="307" w:author="zenrunner" w:date="2019-03-29T09:43:00Z">
            <w:rPr>
              <w:rFonts w:asciiTheme="majorBidi" w:hAnsiTheme="majorBidi" w:cstheme="majorBidi"/>
              <w:sz w:val="24"/>
              <w:szCs w:val="24"/>
            </w:rPr>
          </w:rPrChange>
        </w:rPr>
        <w:t xml:space="preserve"> by</w:t>
      </w:r>
      <w:r w:rsidRPr="00EB4DDE">
        <w:rPr>
          <w:rFonts w:asciiTheme="majorBidi" w:hAnsiTheme="majorBidi" w:cstheme="majorBidi"/>
          <w:sz w:val="24"/>
          <w:szCs w:val="24"/>
          <w:highlight w:val="yellow"/>
          <w:rPrChange w:id="308" w:author="zenrunner" w:date="2019-03-29T09:43:00Z">
            <w:rPr>
              <w:rFonts w:asciiTheme="majorBidi" w:hAnsiTheme="majorBidi" w:cstheme="majorBidi"/>
              <w:sz w:val="24"/>
              <w:szCs w:val="24"/>
            </w:rPr>
          </w:rPrChange>
        </w:rPr>
        <w:t xml:space="preserve"> providing shading effects, reducing w</w:t>
      </w:r>
      <w:r w:rsidR="00401FA0" w:rsidRPr="00EB4DDE">
        <w:rPr>
          <w:rFonts w:asciiTheme="majorBidi" w:hAnsiTheme="majorBidi" w:cstheme="majorBidi"/>
          <w:sz w:val="24"/>
          <w:szCs w:val="24"/>
          <w:highlight w:val="yellow"/>
          <w:rPrChange w:id="309" w:author="zenrunner" w:date="2019-03-29T09:43:00Z">
            <w:rPr>
              <w:rFonts w:asciiTheme="majorBidi" w:hAnsiTheme="majorBidi" w:cstheme="majorBidi"/>
              <w:sz w:val="24"/>
              <w:szCs w:val="24"/>
            </w:rPr>
          </w:rPrChange>
        </w:rPr>
        <w:t xml:space="preserve">ind </w:t>
      </w:r>
      <w:r w:rsidRPr="00EB4DDE">
        <w:rPr>
          <w:rFonts w:asciiTheme="majorBidi" w:hAnsiTheme="majorBidi" w:cstheme="majorBidi"/>
          <w:sz w:val="24"/>
          <w:szCs w:val="24"/>
          <w:highlight w:val="yellow"/>
          <w:rPrChange w:id="310" w:author="zenrunner" w:date="2019-03-29T09:43:00Z">
            <w:rPr>
              <w:rFonts w:asciiTheme="majorBidi" w:hAnsiTheme="majorBidi" w:cstheme="majorBidi"/>
              <w:sz w:val="24"/>
              <w:szCs w:val="24"/>
            </w:rPr>
          </w:rPrChange>
        </w:rPr>
        <w:t>speed, and decreasin</w:t>
      </w:r>
      <w:r w:rsidR="00105EC0" w:rsidRPr="00EB4DDE">
        <w:rPr>
          <w:rFonts w:asciiTheme="majorBidi" w:hAnsiTheme="majorBidi" w:cstheme="majorBidi"/>
          <w:sz w:val="24"/>
          <w:szCs w:val="24"/>
          <w:highlight w:val="yellow"/>
          <w:rPrChange w:id="311" w:author="zenrunner" w:date="2019-03-29T09:43:00Z">
            <w:rPr>
              <w:rFonts w:asciiTheme="majorBidi" w:hAnsiTheme="majorBidi" w:cstheme="majorBidi"/>
              <w:sz w:val="24"/>
              <w:szCs w:val="24"/>
            </w:rPr>
          </w:rPrChange>
        </w:rPr>
        <w:t xml:space="preserve">g the </w:t>
      </w:r>
      <w:r w:rsidRPr="00EB4DDE">
        <w:rPr>
          <w:rFonts w:asciiTheme="majorBidi" w:hAnsiTheme="majorBidi" w:cstheme="majorBidi"/>
          <w:sz w:val="24"/>
          <w:szCs w:val="24"/>
          <w:highlight w:val="yellow"/>
          <w:rPrChange w:id="312" w:author="zenrunner" w:date="2019-03-29T09:43:00Z">
            <w:rPr>
              <w:rFonts w:asciiTheme="majorBidi" w:hAnsiTheme="majorBidi" w:cstheme="majorBidi"/>
              <w:sz w:val="24"/>
              <w:szCs w:val="24"/>
            </w:rPr>
          </w:rPrChange>
        </w:rPr>
        <w:t>nearby CO</w:t>
      </w:r>
      <w:r w:rsidRPr="00EB4DDE">
        <w:rPr>
          <w:rFonts w:asciiTheme="majorBidi" w:hAnsiTheme="majorBidi" w:cstheme="majorBidi"/>
          <w:sz w:val="24"/>
          <w:szCs w:val="24"/>
          <w:highlight w:val="yellow"/>
          <w:vertAlign w:val="subscript"/>
          <w:rPrChange w:id="313" w:author="zenrunner" w:date="2019-03-29T09:43:00Z">
            <w:rPr>
              <w:rFonts w:asciiTheme="majorBidi" w:hAnsiTheme="majorBidi" w:cstheme="majorBidi"/>
              <w:sz w:val="24"/>
              <w:szCs w:val="24"/>
              <w:vertAlign w:val="subscript"/>
            </w:rPr>
          </w:rPrChange>
        </w:rPr>
        <w:t xml:space="preserve">2 </w:t>
      </w:r>
      <w:r w:rsidRPr="00EB4DDE">
        <w:rPr>
          <w:rFonts w:asciiTheme="majorBidi" w:hAnsiTheme="majorBidi" w:cstheme="majorBidi"/>
          <w:sz w:val="24"/>
          <w:szCs w:val="24"/>
          <w:highlight w:val="yellow"/>
          <w:rPrChange w:id="314" w:author="zenrunner" w:date="2019-03-29T09:43:00Z">
            <w:rPr>
              <w:rFonts w:asciiTheme="majorBidi" w:hAnsiTheme="majorBidi" w:cstheme="majorBidi"/>
              <w:sz w:val="24"/>
              <w:szCs w:val="24"/>
            </w:rPr>
          </w:rPrChange>
        </w:rPr>
        <w:t>concentration</w:t>
      </w:r>
      <w:r w:rsidRPr="00EB4DDE">
        <w:rPr>
          <w:rFonts w:asciiTheme="majorBidi" w:hAnsiTheme="majorBidi" w:cstheme="majorBidi"/>
          <w:sz w:val="24"/>
          <w:szCs w:val="24"/>
          <w:highlight w:val="yellow"/>
          <w:rPrChange w:id="315" w:author="zenrunner" w:date="2019-03-29T09:43:00Z">
            <w:rPr>
              <w:rFonts w:asciiTheme="majorBidi" w:hAnsiTheme="majorBidi" w:cstheme="majorBidi"/>
              <w:sz w:val="24"/>
              <w:szCs w:val="24"/>
            </w:rPr>
          </w:rPrChange>
        </w:rPr>
        <w:fldChar w:fldCharType="begin"/>
      </w:r>
      <w:r w:rsidRPr="00EB4DDE">
        <w:rPr>
          <w:rFonts w:asciiTheme="majorBidi" w:hAnsiTheme="majorBidi" w:cstheme="majorBidi"/>
          <w:sz w:val="24"/>
          <w:szCs w:val="24"/>
          <w:highlight w:val="yellow"/>
          <w:rPrChange w:id="316" w:author="zenrunner" w:date="2019-03-29T09:43:00Z">
            <w:rPr>
              <w:rFonts w:asciiTheme="majorBidi" w:hAnsiTheme="majorBidi" w:cstheme="majorBidi"/>
              <w:sz w:val="24"/>
              <w:szCs w:val="24"/>
            </w:rPr>
          </w:rPrChange>
        </w:rPr>
        <w:instrText xml:space="preserve"> ADDIN ZOTERO_ITEM CSL_CITATION {"citationID":"7Kuxdhzp","properties":{"formattedCitation":"\\super 31\\nosupersub{}","plainCitation":"31","noteIndex":0},"citationItems":[{"id":345,"uris":["http://zotero.org/users/local/tCrvyoCs/items/8RXZBM4T"],"uri":["http://zotero.org/users/local/tCrvyoCs/items/8RXZBM4T"],"itemData":{"id":345,"type":"article-journal","title":"Shelter-effects on microclimate, growth and water use by irrigated sugar beets in the great plains","container-title":"Agricultural Meteorology","page":"241-263","volume":"9","source":"Crossref","DOI":"10.1016/0002-1571(71)90025-2","ISSN":"00021571","language":"en","author":[{"family":"Brown","given":"K.W."},{"family":"Rosenberg","given":"Norman J."}],"issued":{"date-parts":[["1971",1]]}}}],"schema":"https://github.com/citation-style-language/schema/raw/master/csl-citation.json"} </w:instrText>
      </w:r>
      <w:r w:rsidRPr="00EB4DDE">
        <w:rPr>
          <w:rFonts w:asciiTheme="majorBidi" w:hAnsiTheme="majorBidi" w:cstheme="majorBidi"/>
          <w:sz w:val="24"/>
          <w:szCs w:val="24"/>
          <w:highlight w:val="yellow"/>
          <w:rPrChange w:id="317" w:author="zenrunner" w:date="2019-03-29T09:43:00Z">
            <w:rPr>
              <w:rFonts w:asciiTheme="majorBidi" w:hAnsiTheme="majorBidi" w:cstheme="majorBidi"/>
              <w:sz w:val="24"/>
              <w:szCs w:val="24"/>
            </w:rPr>
          </w:rPrChange>
        </w:rPr>
        <w:fldChar w:fldCharType="separate"/>
      </w:r>
      <w:r w:rsidRPr="00EB4DDE">
        <w:rPr>
          <w:rFonts w:ascii="Times New Roman" w:hAnsi="Times New Roman" w:cs="Times New Roman"/>
          <w:sz w:val="24"/>
          <w:szCs w:val="24"/>
          <w:highlight w:val="yellow"/>
          <w:vertAlign w:val="superscript"/>
          <w:rPrChange w:id="318" w:author="zenrunner" w:date="2019-03-29T09:43:00Z">
            <w:rPr>
              <w:rFonts w:ascii="Times New Roman" w:hAnsi="Times New Roman" w:cs="Times New Roman"/>
              <w:sz w:val="24"/>
              <w:szCs w:val="24"/>
              <w:vertAlign w:val="superscript"/>
            </w:rPr>
          </w:rPrChange>
        </w:rPr>
        <w:t>31</w:t>
      </w:r>
      <w:r w:rsidRPr="00EB4DDE">
        <w:rPr>
          <w:rFonts w:asciiTheme="majorBidi" w:hAnsiTheme="majorBidi" w:cstheme="majorBidi"/>
          <w:sz w:val="24"/>
          <w:szCs w:val="24"/>
          <w:highlight w:val="yellow"/>
          <w:rPrChange w:id="319" w:author="zenrunner" w:date="2019-03-29T09:43:00Z">
            <w:rPr>
              <w:rFonts w:asciiTheme="majorBidi" w:hAnsiTheme="majorBidi" w:cstheme="majorBidi"/>
              <w:sz w:val="24"/>
              <w:szCs w:val="24"/>
            </w:rPr>
          </w:rPrChange>
        </w:rPr>
        <w:fldChar w:fldCharType="end"/>
      </w:r>
      <w:r w:rsidRPr="00EB4DDE">
        <w:rPr>
          <w:rFonts w:asciiTheme="majorBidi" w:hAnsiTheme="majorBidi" w:cstheme="majorBidi"/>
          <w:sz w:val="24"/>
          <w:szCs w:val="24"/>
          <w:highlight w:val="yellow"/>
          <w:rPrChange w:id="320" w:author="zenrunner" w:date="2019-03-29T09:43:00Z">
            <w:rPr>
              <w:rFonts w:asciiTheme="majorBidi" w:hAnsiTheme="majorBidi" w:cstheme="majorBidi"/>
              <w:sz w:val="24"/>
              <w:szCs w:val="24"/>
            </w:rPr>
          </w:rPrChange>
        </w:rPr>
        <w:t>.</w:t>
      </w:r>
      <w:r w:rsidR="00401FA0" w:rsidRPr="00EB4DDE">
        <w:rPr>
          <w:rFonts w:asciiTheme="majorBidi" w:hAnsiTheme="majorBidi" w:cstheme="majorBidi"/>
          <w:sz w:val="24"/>
          <w:szCs w:val="24"/>
          <w:highlight w:val="yellow"/>
          <w:rPrChange w:id="321" w:author="zenrunner" w:date="2019-03-29T09:43:00Z">
            <w:rPr>
              <w:rFonts w:asciiTheme="majorBidi" w:hAnsiTheme="majorBidi" w:cstheme="majorBidi"/>
              <w:sz w:val="24"/>
              <w:szCs w:val="24"/>
            </w:rPr>
          </w:rPrChange>
        </w:rPr>
        <w:t xml:space="preserve"> However, various synthetic shelters can also be designed and deployed in the field to </w:t>
      </w:r>
      <w:r w:rsidR="00226739" w:rsidRPr="00EB4DDE">
        <w:rPr>
          <w:rFonts w:asciiTheme="majorBidi" w:hAnsiTheme="majorBidi" w:cstheme="majorBidi"/>
          <w:sz w:val="24"/>
          <w:szCs w:val="24"/>
          <w:highlight w:val="yellow"/>
          <w:rPrChange w:id="322" w:author="zenrunner" w:date="2019-03-29T09:43:00Z">
            <w:rPr>
              <w:rFonts w:asciiTheme="majorBidi" w:hAnsiTheme="majorBidi" w:cstheme="majorBidi"/>
              <w:sz w:val="24"/>
              <w:szCs w:val="24"/>
            </w:rPr>
          </w:rPrChange>
        </w:rPr>
        <w:t xml:space="preserve">test for their influence on </w:t>
      </w:r>
      <w:r w:rsidR="00401FA0" w:rsidRPr="00EB4DDE">
        <w:rPr>
          <w:rFonts w:asciiTheme="majorBidi" w:hAnsiTheme="majorBidi" w:cstheme="majorBidi"/>
          <w:sz w:val="24"/>
          <w:szCs w:val="24"/>
          <w:highlight w:val="yellow"/>
          <w:rPrChange w:id="323" w:author="zenrunner" w:date="2019-03-29T09:43:00Z">
            <w:rPr>
              <w:rFonts w:asciiTheme="majorBidi" w:hAnsiTheme="majorBidi" w:cstheme="majorBidi"/>
              <w:sz w:val="24"/>
              <w:szCs w:val="24"/>
            </w:rPr>
          </w:rPrChange>
        </w:rPr>
        <w:t xml:space="preserve">microclimate. </w:t>
      </w:r>
      <w:r w:rsidR="00770757" w:rsidRPr="00EB4DDE">
        <w:rPr>
          <w:rFonts w:asciiTheme="majorBidi" w:hAnsiTheme="majorBidi" w:cstheme="majorBidi"/>
          <w:sz w:val="24"/>
          <w:szCs w:val="24"/>
          <w:highlight w:val="yellow"/>
          <w:rPrChange w:id="324" w:author="zenrunner" w:date="2019-03-29T09:43:00Z">
            <w:rPr>
              <w:rFonts w:asciiTheme="majorBidi" w:hAnsiTheme="majorBidi" w:cstheme="majorBidi"/>
              <w:sz w:val="24"/>
              <w:szCs w:val="24"/>
            </w:rPr>
          </w:rPrChange>
        </w:rPr>
        <w:t>Open-top Chambers (OTC) are relatively</w:t>
      </w:r>
      <w:r w:rsidR="00105EC0" w:rsidRPr="00EB4DDE">
        <w:rPr>
          <w:rFonts w:asciiTheme="majorBidi" w:hAnsiTheme="majorBidi" w:cstheme="majorBidi"/>
          <w:sz w:val="24"/>
          <w:szCs w:val="24"/>
          <w:highlight w:val="yellow"/>
          <w:rPrChange w:id="325" w:author="zenrunner" w:date="2019-03-29T09:43:00Z">
            <w:rPr>
              <w:rFonts w:asciiTheme="majorBidi" w:hAnsiTheme="majorBidi" w:cstheme="majorBidi"/>
              <w:sz w:val="24"/>
              <w:szCs w:val="24"/>
            </w:rPr>
          </w:rPrChange>
        </w:rPr>
        <w:t xml:space="preserve"> inexpensive and provide the means</w:t>
      </w:r>
      <w:r w:rsidR="00770757" w:rsidRPr="00EB4DDE">
        <w:rPr>
          <w:rFonts w:asciiTheme="majorBidi" w:hAnsiTheme="majorBidi" w:cstheme="majorBidi"/>
          <w:sz w:val="24"/>
          <w:szCs w:val="24"/>
          <w:highlight w:val="yellow"/>
          <w:rPrChange w:id="326" w:author="zenrunner" w:date="2019-03-29T09:43:00Z">
            <w:rPr>
              <w:rFonts w:asciiTheme="majorBidi" w:hAnsiTheme="majorBidi" w:cstheme="majorBidi"/>
              <w:sz w:val="24"/>
              <w:szCs w:val="24"/>
            </w:rPr>
          </w:rPrChange>
        </w:rPr>
        <w:t xml:space="preserve"> to manipulate parameters such as CO</w:t>
      </w:r>
      <w:r w:rsidR="00770757" w:rsidRPr="00EB4DDE">
        <w:rPr>
          <w:rFonts w:asciiTheme="majorBidi" w:hAnsiTheme="majorBidi" w:cstheme="majorBidi"/>
          <w:sz w:val="24"/>
          <w:szCs w:val="24"/>
          <w:highlight w:val="yellow"/>
          <w:vertAlign w:val="subscript"/>
          <w:rPrChange w:id="327" w:author="zenrunner" w:date="2019-03-29T09:43:00Z">
            <w:rPr>
              <w:rFonts w:asciiTheme="majorBidi" w:hAnsiTheme="majorBidi" w:cstheme="majorBidi"/>
              <w:sz w:val="24"/>
              <w:szCs w:val="24"/>
              <w:vertAlign w:val="subscript"/>
            </w:rPr>
          </w:rPrChange>
        </w:rPr>
        <w:t xml:space="preserve">2, </w:t>
      </w:r>
      <w:r w:rsidR="00770757" w:rsidRPr="00EB4DDE">
        <w:rPr>
          <w:rFonts w:asciiTheme="majorBidi" w:hAnsiTheme="majorBidi" w:cstheme="majorBidi"/>
          <w:sz w:val="24"/>
          <w:szCs w:val="24"/>
          <w:highlight w:val="yellow"/>
          <w:rPrChange w:id="328" w:author="zenrunner" w:date="2019-03-29T09:43:00Z">
            <w:rPr>
              <w:rFonts w:asciiTheme="majorBidi" w:hAnsiTheme="majorBidi" w:cstheme="majorBidi"/>
              <w:sz w:val="24"/>
              <w:szCs w:val="24"/>
            </w:rPr>
          </w:rPrChange>
        </w:rPr>
        <w:t>temperature, soil temperature, solar radiation, and humidity</w:t>
      </w:r>
      <w:r w:rsidRPr="00EB4DDE">
        <w:rPr>
          <w:rFonts w:asciiTheme="majorBidi" w:hAnsiTheme="majorBidi" w:cstheme="majorBidi"/>
          <w:sz w:val="24"/>
          <w:szCs w:val="24"/>
          <w:highlight w:val="yellow"/>
          <w:rPrChange w:id="329" w:author="zenrunner" w:date="2019-03-29T09:43:00Z">
            <w:rPr>
              <w:rFonts w:asciiTheme="majorBidi" w:hAnsiTheme="majorBidi" w:cstheme="majorBidi"/>
              <w:sz w:val="24"/>
              <w:szCs w:val="24"/>
            </w:rPr>
          </w:rPrChange>
        </w:rPr>
        <w:fldChar w:fldCharType="begin"/>
      </w:r>
      <w:r w:rsidRPr="00EB4DDE">
        <w:rPr>
          <w:rFonts w:asciiTheme="majorBidi" w:hAnsiTheme="majorBidi" w:cstheme="majorBidi"/>
          <w:sz w:val="24"/>
          <w:szCs w:val="24"/>
          <w:highlight w:val="yellow"/>
          <w:rPrChange w:id="330" w:author="zenrunner" w:date="2019-03-29T09:43:00Z">
            <w:rPr>
              <w:rFonts w:asciiTheme="majorBidi" w:hAnsiTheme="majorBidi" w:cstheme="majorBidi"/>
              <w:sz w:val="24"/>
              <w:szCs w:val="24"/>
            </w:rPr>
          </w:rPrChange>
        </w:rPr>
        <w:instrText xml:space="preserve"> ADDIN ZOTERO_ITEM CSL_CITATION {"citationID":"yNLnmKrn","properties":{"formattedCitation":"\\super 32,33\\nosupersub{}","plainCitation":"32,33","noteIndex":0},"citationItems":[{"id":287,"uris":["http://zotero.org/users/local/tCrvyoCs/items/5YGC9BCS"],"uri":["http://zotero.org/users/local/tCrvyoCs/items/5YGC9BCS"],"itemData":{"id":287,"type":"article-journal","title":"Open-Top Chambers with Solar-Heated Air Introduction Tunnels for the High-Temperature Treatment of Paddy Fields","container-title":"Plant Production Science","page":"152-165","volume":"17","issue":"2","source":"Crossref","DOI":"10.1626/pps.17.152","ISSN":"1343-943X, 1349-1008","language":"en","author":[{"family":"Chiba","given":"Masahiro"},{"family":"Terao","given":"Tomio"}],"issued":{"date-parts":[["2014",1]]}}},{"id":282,"uris":["http://zotero.org/users/local/tCrvyoCs/items/KPJPWXN7"],"uri":["http://zotero.org/users/local/tCrvyoCs/items/KPJPWXN7"],"itemData":{"id":282,"type":"article-journal","title":"Open-top chambers for temperature manipulation in taller-stature plant communities","container-title":"Methods in Ecology and Evolution","page":"254-259","volume":"9","issue":"2","source":"Crossref","DOI":"10.1111/2041-210X.12863","ISSN":"2041210X","language":"en","author":[{"family":"Welshofer","given":"Kileigh B."},{"family":"Zarnetske","given":"Phoebe L."},{"family":"Lany","given":"Nina K."},{"family":"Thompson","given":"Luke A.E."}],"editor":[{"family":"Goslee","given":"Sarah"}],"issued":{"date-parts":[["2018",2]]}}}],"schema":"https://github.com/citation-style-language/schema/raw/master/csl-citation.json"} </w:instrText>
      </w:r>
      <w:r w:rsidRPr="00EB4DDE">
        <w:rPr>
          <w:rFonts w:asciiTheme="majorBidi" w:hAnsiTheme="majorBidi" w:cstheme="majorBidi"/>
          <w:sz w:val="24"/>
          <w:szCs w:val="24"/>
          <w:highlight w:val="yellow"/>
          <w:rPrChange w:id="331" w:author="zenrunner" w:date="2019-03-29T09:43:00Z">
            <w:rPr>
              <w:rFonts w:asciiTheme="majorBidi" w:hAnsiTheme="majorBidi" w:cstheme="majorBidi"/>
              <w:sz w:val="24"/>
              <w:szCs w:val="24"/>
            </w:rPr>
          </w:rPrChange>
        </w:rPr>
        <w:fldChar w:fldCharType="separate"/>
      </w:r>
      <w:r w:rsidRPr="00EB4DDE">
        <w:rPr>
          <w:rFonts w:ascii="Times New Roman" w:hAnsi="Times New Roman" w:cs="Times New Roman"/>
          <w:sz w:val="24"/>
          <w:szCs w:val="24"/>
          <w:highlight w:val="yellow"/>
          <w:vertAlign w:val="superscript"/>
          <w:rPrChange w:id="332" w:author="zenrunner" w:date="2019-03-29T09:43:00Z">
            <w:rPr>
              <w:rFonts w:ascii="Times New Roman" w:hAnsi="Times New Roman" w:cs="Times New Roman"/>
              <w:sz w:val="24"/>
              <w:szCs w:val="24"/>
              <w:vertAlign w:val="superscript"/>
            </w:rPr>
          </w:rPrChange>
        </w:rPr>
        <w:t>32,33</w:t>
      </w:r>
      <w:r w:rsidRPr="00EB4DDE">
        <w:rPr>
          <w:rFonts w:asciiTheme="majorBidi" w:hAnsiTheme="majorBidi" w:cstheme="majorBidi"/>
          <w:sz w:val="24"/>
          <w:szCs w:val="24"/>
          <w:highlight w:val="yellow"/>
          <w:rPrChange w:id="333" w:author="zenrunner" w:date="2019-03-29T09:43:00Z">
            <w:rPr>
              <w:rFonts w:asciiTheme="majorBidi" w:hAnsiTheme="majorBidi" w:cstheme="majorBidi"/>
              <w:sz w:val="24"/>
              <w:szCs w:val="24"/>
            </w:rPr>
          </w:rPrChange>
        </w:rPr>
        <w:fldChar w:fldCharType="end"/>
      </w:r>
      <w:r w:rsidR="00105EC0" w:rsidRPr="00EB4DDE">
        <w:rPr>
          <w:rFonts w:asciiTheme="majorBidi" w:hAnsiTheme="majorBidi" w:cstheme="majorBidi"/>
          <w:sz w:val="24"/>
          <w:szCs w:val="24"/>
          <w:highlight w:val="yellow"/>
          <w:rPrChange w:id="334" w:author="zenrunner" w:date="2019-03-29T09:43:00Z">
            <w:rPr>
              <w:rFonts w:asciiTheme="majorBidi" w:hAnsiTheme="majorBidi" w:cstheme="majorBidi"/>
              <w:sz w:val="24"/>
              <w:szCs w:val="24"/>
            </w:rPr>
          </w:rPrChange>
        </w:rPr>
        <w:t>. Yet</w:t>
      </w:r>
      <w:r w:rsidR="00770757" w:rsidRPr="00EB4DDE">
        <w:rPr>
          <w:rFonts w:asciiTheme="majorBidi" w:hAnsiTheme="majorBidi" w:cstheme="majorBidi"/>
          <w:sz w:val="24"/>
          <w:szCs w:val="24"/>
          <w:highlight w:val="yellow"/>
          <w:rPrChange w:id="335" w:author="zenrunner" w:date="2019-03-29T09:43:00Z">
            <w:rPr>
              <w:rFonts w:asciiTheme="majorBidi" w:hAnsiTheme="majorBidi" w:cstheme="majorBidi"/>
              <w:sz w:val="24"/>
              <w:szCs w:val="24"/>
            </w:rPr>
          </w:rPrChange>
        </w:rPr>
        <w:t xml:space="preserve">, a cheaper alternative is UV-permeable Perspex shelters that can be used to increase the temperature, allow airflow, and change radiation intensity and UV </w:t>
      </w:r>
      <w:r w:rsidR="00105EC0" w:rsidRPr="00EB4DDE">
        <w:rPr>
          <w:rFonts w:asciiTheme="majorBidi" w:hAnsiTheme="majorBidi" w:cstheme="majorBidi"/>
          <w:sz w:val="24"/>
          <w:szCs w:val="24"/>
          <w:highlight w:val="yellow"/>
          <w:rPrChange w:id="336" w:author="zenrunner" w:date="2019-03-29T09:43:00Z">
            <w:rPr>
              <w:rFonts w:asciiTheme="majorBidi" w:hAnsiTheme="majorBidi" w:cstheme="majorBidi"/>
              <w:sz w:val="24"/>
              <w:szCs w:val="24"/>
            </w:rPr>
          </w:rPrChange>
        </w:rPr>
        <w:t xml:space="preserve">permeability. </w:t>
      </w:r>
      <w:r w:rsidR="00401FA0" w:rsidRPr="00EB4DDE">
        <w:rPr>
          <w:rFonts w:asciiTheme="majorBidi" w:hAnsiTheme="majorBidi" w:cstheme="majorBidi"/>
          <w:sz w:val="24"/>
          <w:szCs w:val="24"/>
          <w:highlight w:val="yellow"/>
          <w:rPrChange w:id="337" w:author="zenrunner" w:date="2019-03-29T09:43:00Z">
            <w:rPr>
              <w:rFonts w:asciiTheme="majorBidi" w:hAnsiTheme="majorBidi" w:cstheme="majorBidi"/>
              <w:sz w:val="24"/>
              <w:szCs w:val="24"/>
            </w:rPr>
          </w:rPrChange>
        </w:rPr>
        <w:t>To the best of my</w:t>
      </w:r>
      <w:r w:rsidR="00770757" w:rsidRPr="00EB4DDE">
        <w:rPr>
          <w:rFonts w:asciiTheme="majorBidi" w:hAnsiTheme="majorBidi" w:cstheme="majorBidi"/>
          <w:sz w:val="24"/>
          <w:szCs w:val="24"/>
          <w:highlight w:val="yellow"/>
          <w:rPrChange w:id="338" w:author="zenrunner" w:date="2019-03-29T09:43:00Z">
            <w:rPr>
              <w:rFonts w:asciiTheme="majorBidi" w:hAnsiTheme="majorBidi" w:cstheme="majorBidi"/>
              <w:sz w:val="24"/>
              <w:szCs w:val="24"/>
            </w:rPr>
          </w:rPrChange>
        </w:rPr>
        <w:t xml:space="preserve"> knowledge, no experiment ha</w:t>
      </w:r>
      <w:r w:rsidR="00105EC0" w:rsidRPr="00EB4DDE">
        <w:rPr>
          <w:rFonts w:asciiTheme="majorBidi" w:hAnsiTheme="majorBidi" w:cstheme="majorBidi"/>
          <w:sz w:val="24"/>
          <w:szCs w:val="24"/>
          <w:highlight w:val="yellow"/>
          <w:rPrChange w:id="339" w:author="zenrunner" w:date="2019-03-29T09:43:00Z">
            <w:rPr>
              <w:rFonts w:asciiTheme="majorBidi" w:hAnsiTheme="majorBidi" w:cstheme="majorBidi"/>
              <w:sz w:val="24"/>
              <w:szCs w:val="24"/>
            </w:rPr>
          </w:rPrChange>
        </w:rPr>
        <w:t>s paired Perspex shelters</w:t>
      </w:r>
      <w:r w:rsidR="00770757" w:rsidRPr="00EB4DDE">
        <w:rPr>
          <w:rFonts w:asciiTheme="majorBidi" w:hAnsiTheme="majorBidi" w:cstheme="majorBidi"/>
          <w:sz w:val="24"/>
          <w:szCs w:val="24"/>
          <w:highlight w:val="yellow"/>
          <w:rPrChange w:id="340" w:author="zenrunner" w:date="2019-03-29T09:43:00Z">
            <w:rPr>
              <w:rFonts w:asciiTheme="majorBidi" w:hAnsiTheme="majorBidi" w:cstheme="majorBidi"/>
              <w:sz w:val="24"/>
              <w:szCs w:val="24"/>
            </w:rPr>
          </w:rPrChange>
        </w:rPr>
        <w:t xml:space="preserve"> with camera traps</w:t>
      </w:r>
      <w:r w:rsidR="00105EC0" w:rsidRPr="00EB4DDE">
        <w:rPr>
          <w:rFonts w:asciiTheme="majorBidi" w:hAnsiTheme="majorBidi" w:cstheme="majorBidi"/>
          <w:sz w:val="24"/>
          <w:szCs w:val="24"/>
          <w:highlight w:val="yellow"/>
          <w:rPrChange w:id="341" w:author="zenrunner" w:date="2019-03-29T09:43:00Z">
            <w:rPr>
              <w:rFonts w:asciiTheme="majorBidi" w:hAnsiTheme="majorBidi" w:cstheme="majorBidi"/>
              <w:sz w:val="24"/>
              <w:szCs w:val="24"/>
            </w:rPr>
          </w:rPrChange>
        </w:rPr>
        <w:t xml:space="preserve"> and temperature pendants</w:t>
      </w:r>
      <w:r w:rsidR="00770757" w:rsidRPr="00EB4DDE">
        <w:rPr>
          <w:rFonts w:asciiTheme="majorBidi" w:hAnsiTheme="majorBidi" w:cstheme="majorBidi"/>
          <w:sz w:val="24"/>
          <w:szCs w:val="24"/>
          <w:highlight w:val="yellow"/>
          <w:rPrChange w:id="342" w:author="zenrunner" w:date="2019-03-29T09:43:00Z">
            <w:rPr>
              <w:rFonts w:asciiTheme="majorBidi" w:hAnsiTheme="majorBidi" w:cstheme="majorBidi"/>
              <w:sz w:val="24"/>
              <w:szCs w:val="24"/>
            </w:rPr>
          </w:rPrChange>
        </w:rPr>
        <w:t xml:space="preserve"> in order to examine the impact of manipulations of the above parameters on animal behaviour.</w:t>
      </w:r>
      <w:r w:rsidR="00770757" w:rsidRPr="00EB4DDE">
        <w:rPr>
          <w:rFonts w:ascii="Times New Roman" w:hAnsi="Times New Roman" w:cs="Times New Roman"/>
          <w:sz w:val="24"/>
          <w:szCs w:val="24"/>
          <w:highlight w:val="yellow"/>
          <w:rPrChange w:id="343" w:author="zenrunner" w:date="2019-03-29T09:43:00Z">
            <w:rPr>
              <w:rFonts w:ascii="Times New Roman" w:hAnsi="Times New Roman" w:cs="Times New Roman"/>
              <w:sz w:val="24"/>
              <w:szCs w:val="24"/>
            </w:rPr>
          </w:rPrChange>
        </w:rPr>
        <w:t xml:space="preserve"> The closest analog is animal monitoring under solar panel arrays </w:t>
      </w:r>
      <w:r w:rsidR="00770757" w:rsidRPr="00EB4DDE">
        <w:rPr>
          <w:rFonts w:ascii="Times New Roman" w:hAnsi="Times New Roman" w:cs="Times New Roman"/>
          <w:sz w:val="24"/>
          <w:szCs w:val="24"/>
          <w:highlight w:val="yellow"/>
          <w:rPrChange w:id="344" w:author="zenrunner" w:date="2019-03-29T09:43:00Z">
            <w:rPr>
              <w:rFonts w:ascii="Times New Roman" w:hAnsi="Times New Roman" w:cs="Times New Roman"/>
              <w:sz w:val="24"/>
              <w:szCs w:val="24"/>
            </w:rPr>
          </w:rPrChange>
        </w:rPr>
        <w:fldChar w:fldCharType="begin"/>
      </w:r>
      <w:r w:rsidRPr="00EB4DDE">
        <w:rPr>
          <w:rFonts w:ascii="Times New Roman" w:hAnsi="Times New Roman" w:cs="Times New Roman"/>
          <w:sz w:val="24"/>
          <w:szCs w:val="24"/>
          <w:highlight w:val="yellow"/>
          <w:rPrChange w:id="345" w:author="zenrunner" w:date="2019-03-29T09:43:00Z">
            <w:rPr>
              <w:rFonts w:ascii="Times New Roman" w:hAnsi="Times New Roman" w:cs="Times New Roman"/>
              <w:sz w:val="24"/>
              <w:szCs w:val="24"/>
            </w:rPr>
          </w:rPrChange>
        </w:rPr>
        <w:instrText xml:space="preserve"> ADDIN ZOTERO_ITEM CSL_CITATION {"citationID":"6nxpsNkD","properties":{"formattedCitation":"\\super 34\\nosupersub{}","plainCitation":"34","noteIndex":0},"citationItems":[{"id":339,"uris":["http://zotero.org/users/local/tCrvyoCs/items/CDQCMNNP"],"uri":["http://zotero.org/users/local/tCrvyoCs/items/CDQCMNNP"],"itemData":{"id":339,"type":"article-journal","title":"Energy-Neutral Data Collection Rate Control for IoT Animal Behavior Monitors","container-title":"Applied Sciences","page":"1169","volume":"7","issue":"11","source":"Crossref","DOI":"10.3390/app7111169","ISSN":"2076-3417","language":"en","author":[{"family":"Wilhelm","given":"Jay"},{"family":"Blackshire","given":"Sheldon"},{"family":"Lanzone","given":"Michael"}],"issued":{"date-parts":[["2017",11,14]]}}}],"schema":"https://github.com/citation-style-language/schema/raw/master/csl-citation.json"} </w:instrText>
      </w:r>
      <w:r w:rsidR="00770757" w:rsidRPr="00EB4DDE">
        <w:rPr>
          <w:rFonts w:ascii="Times New Roman" w:hAnsi="Times New Roman" w:cs="Times New Roman"/>
          <w:sz w:val="24"/>
          <w:szCs w:val="24"/>
          <w:highlight w:val="yellow"/>
          <w:rPrChange w:id="346" w:author="zenrunner" w:date="2019-03-29T09:43:00Z">
            <w:rPr>
              <w:rFonts w:ascii="Times New Roman" w:hAnsi="Times New Roman" w:cs="Times New Roman"/>
              <w:sz w:val="24"/>
              <w:szCs w:val="24"/>
            </w:rPr>
          </w:rPrChange>
        </w:rPr>
        <w:fldChar w:fldCharType="separate"/>
      </w:r>
      <w:r w:rsidRPr="00EB4DDE">
        <w:rPr>
          <w:rFonts w:ascii="Times New Roman" w:hAnsi="Times New Roman" w:cs="Times New Roman"/>
          <w:sz w:val="24"/>
          <w:szCs w:val="24"/>
          <w:highlight w:val="yellow"/>
          <w:vertAlign w:val="superscript"/>
          <w:rPrChange w:id="347" w:author="zenrunner" w:date="2019-03-29T09:43:00Z">
            <w:rPr>
              <w:rFonts w:ascii="Times New Roman" w:hAnsi="Times New Roman" w:cs="Times New Roman"/>
              <w:sz w:val="24"/>
              <w:szCs w:val="24"/>
              <w:vertAlign w:val="superscript"/>
            </w:rPr>
          </w:rPrChange>
        </w:rPr>
        <w:t>34</w:t>
      </w:r>
      <w:r w:rsidR="00770757" w:rsidRPr="00EB4DDE">
        <w:rPr>
          <w:rFonts w:ascii="Times New Roman" w:hAnsi="Times New Roman" w:cs="Times New Roman"/>
          <w:sz w:val="24"/>
          <w:szCs w:val="24"/>
          <w:highlight w:val="yellow"/>
          <w:rPrChange w:id="348" w:author="zenrunner" w:date="2019-03-29T09:43:00Z">
            <w:rPr>
              <w:rFonts w:ascii="Times New Roman" w:hAnsi="Times New Roman" w:cs="Times New Roman"/>
              <w:sz w:val="24"/>
              <w:szCs w:val="24"/>
            </w:rPr>
          </w:rPrChange>
        </w:rPr>
        <w:fldChar w:fldCharType="end"/>
      </w:r>
      <w:r w:rsidR="00770757" w:rsidRPr="00EB4DDE">
        <w:rPr>
          <w:rFonts w:ascii="Times New Roman" w:hAnsi="Times New Roman" w:cs="Times New Roman"/>
          <w:sz w:val="24"/>
          <w:szCs w:val="24"/>
          <w:highlight w:val="yellow"/>
          <w:rPrChange w:id="349" w:author="zenrunner" w:date="2019-03-29T09:43:00Z">
            <w:rPr>
              <w:rFonts w:ascii="Times New Roman" w:hAnsi="Times New Roman" w:cs="Times New Roman"/>
              <w:sz w:val="24"/>
              <w:szCs w:val="24"/>
            </w:rPr>
          </w:rPrChange>
        </w:rPr>
        <w:t xml:space="preserve">, but these surveys typically include full </w:t>
      </w:r>
      <w:r w:rsidR="00770757" w:rsidRPr="00EB4DDE">
        <w:rPr>
          <w:rFonts w:ascii="Times New Roman" w:hAnsi="Times New Roman" w:cs="Times New Roman"/>
          <w:sz w:val="24"/>
          <w:szCs w:val="24"/>
          <w:highlight w:val="yellow"/>
          <w:rPrChange w:id="350" w:author="zenrunner" w:date="2019-03-29T09:43:00Z">
            <w:rPr>
              <w:rFonts w:ascii="Times New Roman" w:hAnsi="Times New Roman" w:cs="Times New Roman"/>
              <w:sz w:val="24"/>
              <w:szCs w:val="24"/>
            </w:rPr>
          </w:rPrChange>
        </w:rPr>
        <w:lastRenderedPageBreak/>
        <w:t>light exclosures by the panels</w:t>
      </w:r>
      <w:r w:rsidR="00401FA0" w:rsidRPr="00EB4DDE">
        <w:rPr>
          <w:rFonts w:ascii="Times New Roman" w:hAnsi="Times New Roman" w:cs="Times New Roman"/>
          <w:sz w:val="24"/>
          <w:szCs w:val="24"/>
          <w:highlight w:val="yellow"/>
          <w:rPrChange w:id="351" w:author="zenrunner" w:date="2019-03-29T09:43:00Z">
            <w:rPr>
              <w:rFonts w:ascii="Times New Roman" w:hAnsi="Times New Roman" w:cs="Times New Roman"/>
              <w:sz w:val="24"/>
              <w:szCs w:val="24"/>
            </w:rPr>
          </w:rPrChange>
        </w:rPr>
        <w:t xml:space="preserve">. </w:t>
      </w:r>
      <w:r w:rsidR="00204F25" w:rsidRPr="00EB4DDE">
        <w:rPr>
          <w:rFonts w:ascii="Times New Roman" w:hAnsi="Times New Roman" w:cs="Times New Roman"/>
          <w:sz w:val="24"/>
          <w:szCs w:val="24"/>
          <w:highlight w:val="yellow"/>
          <w:rPrChange w:id="352" w:author="zenrunner" w:date="2019-03-29T09:43:00Z">
            <w:rPr>
              <w:rFonts w:ascii="Times New Roman" w:hAnsi="Times New Roman" w:cs="Times New Roman"/>
              <w:sz w:val="24"/>
              <w:szCs w:val="24"/>
            </w:rPr>
          </w:rPrChange>
        </w:rPr>
        <w:t xml:space="preserve">Thus, a field study testing </w:t>
      </w:r>
      <w:r w:rsidR="00105EC0" w:rsidRPr="00EB4DDE">
        <w:rPr>
          <w:rFonts w:ascii="Times New Roman" w:hAnsi="Times New Roman" w:cs="Times New Roman"/>
          <w:sz w:val="24"/>
          <w:szCs w:val="24"/>
          <w:highlight w:val="yellow"/>
          <w:rPrChange w:id="353" w:author="zenrunner" w:date="2019-03-29T09:43:00Z">
            <w:rPr>
              <w:rFonts w:ascii="Times New Roman" w:hAnsi="Times New Roman" w:cs="Times New Roman"/>
              <w:sz w:val="24"/>
              <w:szCs w:val="24"/>
            </w:rPr>
          </w:rPrChange>
        </w:rPr>
        <w:t>a variety of shelter types can provide more insight into how each can influence the microclimate. This knowledge is key to the better understanding of how natural shelters, such as shrubs, may mediate the impacts of climate change</w:t>
      </w:r>
      <w:r w:rsidR="00FB31B9" w:rsidRPr="00EB4DDE">
        <w:rPr>
          <w:rFonts w:ascii="Times New Roman" w:hAnsi="Times New Roman" w:cs="Times New Roman"/>
          <w:sz w:val="24"/>
          <w:szCs w:val="24"/>
          <w:highlight w:val="yellow"/>
          <w:rPrChange w:id="354" w:author="zenrunner" w:date="2019-03-29T09:43:00Z">
            <w:rPr>
              <w:rFonts w:ascii="Times New Roman" w:hAnsi="Times New Roman" w:cs="Times New Roman"/>
              <w:sz w:val="24"/>
              <w:szCs w:val="24"/>
            </w:rPr>
          </w:rPrChange>
        </w:rPr>
        <w:t xml:space="preserve"> on </w:t>
      </w:r>
      <w:r w:rsidR="004367DC" w:rsidRPr="00EB4DDE">
        <w:rPr>
          <w:rFonts w:ascii="Times New Roman" w:hAnsi="Times New Roman" w:cs="Times New Roman"/>
          <w:sz w:val="24"/>
          <w:szCs w:val="24"/>
          <w:highlight w:val="yellow"/>
          <w:rPrChange w:id="355" w:author="zenrunner" w:date="2019-03-29T09:43:00Z">
            <w:rPr>
              <w:rFonts w:ascii="Times New Roman" w:hAnsi="Times New Roman" w:cs="Times New Roman"/>
              <w:sz w:val="24"/>
              <w:szCs w:val="24"/>
            </w:rPr>
          </w:rPrChange>
        </w:rPr>
        <w:t>animals</w:t>
      </w:r>
      <w:r w:rsidR="00105EC0" w:rsidRPr="00EB4DDE">
        <w:rPr>
          <w:rFonts w:ascii="Times New Roman" w:hAnsi="Times New Roman" w:cs="Times New Roman"/>
          <w:sz w:val="24"/>
          <w:szCs w:val="24"/>
          <w:highlight w:val="yellow"/>
          <w:rPrChange w:id="356" w:author="zenrunner" w:date="2019-03-29T09:43:00Z">
            <w:rPr>
              <w:rFonts w:ascii="Times New Roman" w:hAnsi="Times New Roman" w:cs="Times New Roman"/>
              <w:sz w:val="24"/>
              <w:szCs w:val="24"/>
            </w:rPr>
          </w:rPrChange>
        </w:rPr>
        <w:t xml:space="preserve"> in the near future.</w:t>
      </w:r>
      <w:r w:rsidR="00105EC0">
        <w:rPr>
          <w:rFonts w:ascii="Times New Roman" w:hAnsi="Times New Roman" w:cs="Times New Roman"/>
          <w:sz w:val="24"/>
          <w:szCs w:val="24"/>
        </w:rPr>
        <w:t xml:space="preserve"> </w:t>
      </w:r>
    </w:p>
    <w:p w14:paraId="55A3207B" w14:textId="77777777" w:rsidR="00896E40" w:rsidRDefault="00896E40" w:rsidP="00105EC0">
      <w:pPr>
        <w:spacing w:line="240" w:lineRule="auto"/>
        <w:rPr>
          <w:ins w:id="357" w:author="zenrunner" w:date="2019-03-29T09:43:00Z"/>
          <w:rFonts w:asciiTheme="majorBidi" w:hAnsiTheme="majorBidi" w:cstheme="majorBidi"/>
          <w:sz w:val="24"/>
          <w:szCs w:val="24"/>
        </w:rPr>
      </w:pPr>
    </w:p>
    <w:p w14:paraId="130994AC" w14:textId="5C98FF82" w:rsidR="00EB4DDE" w:rsidRDefault="00EB4DDE" w:rsidP="00105EC0">
      <w:pPr>
        <w:spacing w:line="240" w:lineRule="auto"/>
        <w:rPr>
          <w:rFonts w:asciiTheme="majorBidi" w:hAnsiTheme="majorBidi" w:cstheme="majorBidi"/>
          <w:sz w:val="24"/>
          <w:szCs w:val="24"/>
        </w:rPr>
      </w:pPr>
      <w:ins w:id="358" w:author="zenrunner" w:date="2019-03-29T09:43:00Z">
        <w:r>
          <w:rPr>
            <w:rFonts w:asciiTheme="majorBidi" w:hAnsiTheme="majorBidi" w:cstheme="majorBidi"/>
            <w:sz w:val="24"/>
            <w:szCs w:val="24"/>
          </w:rPr>
          <w:t xml:space="preserve">KEEP but reorganize – I think you only need the 3 BIG paragraphs I proposed – those three things are critical to your work… I would cut these other ones from HERE </w:t>
        </w:r>
      </w:ins>
      <w:ins w:id="359" w:author="zenrunner" w:date="2019-03-29T09:44:00Z">
        <w:r>
          <w:rPr>
            <w:rFonts w:asciiTheme="majorBidi" w:hAnsiTheme="majorBidi" w:cstheme="majorBidi"/>
            <w:sz w:val="24"/>
            <w:szCs w:val="24"/>
          </w:rPr>
          <w:t>but SAVE in case we need for writing papers later…</w:t>
        </w:r>
      </w:ins>
    </w:p>
    <w:p w14:paraId="6E22031F" w14:textId="77777777" w:rsidR="00105EC0" w:rsidRDefault="00105EC0" w:rsidP="00105EC0">
      <w:pPr>
        <w:spacing w:line="240" w:lineRule="auto"/>
        <w:rPr>
          <w:rFonts w:asciiTheme="majorBidi" w:hAnsiTheme="majorBidi" w:cstheme="majorBidi"/>
          <w:sz w:val="24"/>
          <w:szCs w:val="24"/>
        </w:rPr>
      </w:pPr>
    </w:p>
    <w:p w14:paraId="29DEA071" w14:textId="77777777" w:rsidR="00105EC0" w:rsidRDefault="00105EC0" w:rsidP="00105EC0">
      <w:pPr>
        <w:spacing w:line="240" w:lineRule="auto"/>
        <w:rPr>
          <w:rFonts w:asciiTheme="majorBidi" w:hAnsiTheme="majorBidi" w:cstheme="majorBidi"/>
          <w:sz w:val="24"/>
          <w:szCs w:val="24"/>
        </w:rPr>
      </w:pPr>
    </w:p>
    <w:p w14:paraId="5CBDE358" w14:textId="77777777" w:rsidR="00105EC0" w:rsidRDefault="00105EC0" w:rsidP="00105EC0">
      <w:pPr>
        <w:spacing w:line="240" w:lineRule="auto"/>
        <w:rPr>
          <w:rFonts w:asciiTheme="majorBidi" w:hAnsiTheme="majorBidi" w:cstheme="majorBidi"/>
          <w:sz w:val="24"/>
          <w:szCs w:val="24"/>
        </w:rPr>
      </w:pPr>
    </w:p>
    <w:p w14:paraId="7BC78E11" w14:textId="77777777" w:rsidR="00896E40" w:rsidRDefault="00896E40" w:rsidP="00105EC0">
      <w:pPr>
        <w:spacing w:line="240" w:lineRule="auto"/>
        <w:rPr>
          <w:rFonts w:asciiTheme="majorBidi" w:hAnsiTheme="majorBidi" w:cstheme="majorBidi"/>
          <w:sz w:val="24"/>
          <w:szCs w:val="24"/>
        </w:rPr>
      </w:pPr>
    </w:p>
    <w:p w14:paraId="31A21FFB" w14:textId="77777777" w:rsidR="00896E40" w:rsidRDefault="00896E40">
      <w:pPr>
        <w:rPr>
          <w:rFonts w:asciiTheme="majorBidi" w:hAnsiTheme="majorBidi" w:cstheme="majorBidi"/>
          <w:sz w:val="24"/>
          <w:szCs w:val="24"/>
        </w:rPr>
      </w:pPr>
    </w:p>
    <w:p w14:paraId="33B1B920" w14:textId="77777777" w:rsidR="00896E40" w:rsidRDefault="00896E40">
      <w:pPr>
        <w:rPr>
          <w:rFonts w:asciiTheme="majorBidi" w:hAnsiTheme="majorBidi" w:cstheme="majorBidi"/>
          <w:sz w:val="24"/>
          <w:szCs w:val="24"/>
        </w:rPr>
      </w:pPr>
    </w:p>
    <w:p w14:paraId="4417CB67" w14:textId="77777777" w:rsidR="00896E40" w:rsidRDefault="00896E40">
      <w:pPr>
        <w:rPr>
          <w:rFonts w:asciiTheme="majorBidi" w:hAnsiTheme="majorBidi" w:cstheme="majorBidi"/>
          <w:sz w:val="24"/>
          <w:szCs w:val="24"/>
        </w:rPr>
      </w:pPr>
    </w:p>
    <w:p w14:paraId="5FE312E5" w14:textId="77777777" w:rsidR="00896E40" w:rsidRDefault="00896E40">
      <w:pPr>
        <w:rPr>
          <w:rFonts w:asciiTheme="majorBidi" w:hAnsiTheme="majorBidi" w:cstheme="majorBidi"/>
          <w:sz w:val="24"/>
          <w:szCs w:val="24"/>
        </w:rPr>
      </w:pPr>
    </w:p>
    <w:p w14:paraId="2558CB49" w14:textId="77777777" w:rsidR="00896E40" w:rsidRDefault="00896E40">
      <w:pPr>
        <w:rPr>
          <w:rFonts w:asciiTheme="majorBidi" w:hAnsiTheme="majorBidi" w:cstheme="majorBidi"/>
          <w:sz w:val="24"/>
          <w:szCs w:val="24"/>
        </w:rPr>
      </w:pPr>
    </w:p>
    <w:p w14:paraId="5A7B7F2B" w14:textId="77777777" w:rsidR="00896E40" w:rsidRDefault="00896E40">
      <w:pPr>
        <w:rPr>
          <w:rFonts w:asciiTheme="majorBidi" w:hAnsiTheme="majorBidi" w:cstheme="majorBidi"/>
          <w:sz w:val="24"/>
          <w:szCs w:val="24"/>
        </w:rPr>
      </w:pPr>
    </w:p>
    <w:p w14:paraId="4ECA71AE" w14:textId="77777777" w:rsidR="004367DC" w:rsidRDefault="004367DC">
      <w:pPr>
        <w:rPr>
          <w:rFonts w:asciiTheme="majorBidi" w:hAnsiTheme="majorBidi" w:cstheme="majorBidi"/>
          <w:sz w:val="24"/>
          <w:szCs w:val="24"/>
        </w:rPr>
      </w:pPr>
    </w:p>
    <w:p w14:paraId="477810FA" w14:textId="77777777" w:rsidR="004367DC" w:rsidRDefault="004367DC">
      <w:pPr>
        <w:rPr>
          <w:rFonts w:asciiTheme="majorBidi" w:hAnsiTheme="majorBidi" w:cstheme="majorBidi"/>
          <w:sz w:val="24"/>
          <w:szCs w:val="24"/>
        </w:rPr>
      </w:pPr>
    </w:p>
    <w:p w14:paraId="64302ED2" w14:textId="77777777" w:rsidR="004367DC" w:rsidRDefault="004367DC">
      <w:pPr>
        <w:rPr>
          <w:rFonts w:asciiTheme="majorBidi" w:hAnsiTheme="majorBidi" w:cstheme="majorBidi"/>
          <w:sz w:val="24"/>
          <w:szCs w:val="24"/>
        </w:rPr>
      </w:pPr>
    </w:p>
    <w:p w14:paraId="27810CA0" w14:textId="77777777" w:rsidR="004367DC" w:rsidRDefault="004367DC">
      <w:pPr>
        <w:rPr>
          <w:rFonts w:asciiTheme="majorBidi" w:hAnsiTheme="majorBidi" w:cstheme="majorBidi"/>
          <w:sz w:val="24"/>
          <w:szCs w:val="24"/>
        </w:rPr>
      </w:pPr>
    </w:p>
    <w:p w14:paraId="1CCE23E7" w14:textId="77777777" w:rsidR="004367DC" w:rsidRDefault="004367DC">
      <w:pPr>
        <w:rPr>
          <w:rFonts w:asciiTheme="majorBidi" w:hAnsiTheme="majorBidi" w:cstheme="majorBidi"/>
          <w:sz w:val="24"/>
          <w:szCs w:val="24"/>
        </w:rPr>
      </w:pPr>
    </w:p>
    <w:p w14:paraId="2B441D3A" w14:textId="77777777" w:rsidR="004367DC" w:rsidRDefault="004367DC">
      <w:pPr>
        <w:rPr>
          <w:rFonts w:asciiTheme="majorBidi" w:hAnsiTheme="majorBidi" w:cstheme="majorBidi"/>
          <w:sz w:val="24"/>
          <w:szCs w:val="24"/>
        </w:rPr>
      </w:pPr>
    </w:p>
    <w:p w14:paraId="6F21F868" w14:textId="77777777" w:rsidR="004367DC" w:rsidRDefault="004367DC">
      <w:pPr>
        <w:rPr>
          <w:rFonts w:asciiTheme="majorBidi" w:hAnsiTheme="majorBidi" w:cstheme="majorBidi"/>
          <w:sz w:val="24"/>
          <w:szCs w:val="24"/>
        </w:rPr>
      </w:pPr>
    </w:p>
    <w:p w14:paraId="0543B2C8" w14:textId="77777777" w:rsidR="004367DC" w:rsidRDefault="004367DC">
      <w:pPr>
        <w:rPr>
          <w:rFonts w:asciiTheme="majorBidi" w:hAnsiTheme="majorBidi" w:cstheme="majorBidi"/>
          <w:sz w:val="24"/>
          <w:szCs w:val="24"/>
        </w:rPr>
      </w:pPr>
    </w:p>
    <w:p w14:paraId="112E6605" w14:textId="77777777" w:rsidR="004367DC" w:rsidRDefault="004367DC">
      <w:pPr>
        <w:rPr>
          <w:rFonts w:asciiTheme="majorBidi" w:hAnsiTheme="majorBidi" w:cstheme="majorBidi"/>
          <w:sz w:val="24"/>
          <w:szCs w:val="24"/>
        </w:rPr>
      </w:pPr>
    </w:p>
    <w:p w14:paraId="3C0C8C9B" w14:textId="77777777" w:rsidR="004367DC" w:rsidRDefault="004367DC" w:rsidP="00071EA9">
      <w:pPr>
        <w:spacing w:line="240" w:lineRule="auto"/>
        <w:jc w:val="both"/>
        <w:rPr>
          <w:rFonts w:asciiTheme="majorBidi" w:hAnsiTheme="majorBidi" w:cstheme="majorBidi"/>
          <w:b/>
          <w:bCs/>
          <w:sz w:val="24"/>
          <w:szCs w:val="24"/>
        </w:rPr>
      </w:pPr>
      <w:r w:rsidRPr="004367DC">
        <w:rPr>
          <w:rFonts w:asciiTheme="majorBidi" w:hAnsiTheme="majorBidi" w:cstheme="majorBidi"/>
          <w:b/>
          <w:bCs/>
          <w:sz w:val="24"/>
          <w:szCs w:val="24"/>
        </w:rPr>
        <w:t>Chapter 1:</w:t>
      </w:r>
      <w:r>
        <w:rPr>
          <w:rFonts w:asciiTheme="majorBidi" w:hAnsiTheme="majorBidi" w:cstheme="majorBidi"/>
          <w:sz w:val="24"/>
          <w:szCs w:val="24"/>
        </w:rPr>
        <w:t xml:space="preserve"> </w:t>
      </w:r>
      <w:r w:rsidRPr="00783531">
        <w:rPr>
          <w:rFonts w:asciiTheme="majorBidi" w:hAnsiTheme="majorBidi" w:cstheme="majorBidi"/>
          <w:b/>
          <w:bCs/>
          <w:sz w:val="24"/>
          <w:szCs w:val="24"/>
        </w:rPr>
        <w:t xml:space="preserve">A </w:t>
      </w:r>
      <w:r>
        <w:rPr>
          <w:rFonts w:asciiTheme="majorBidi" w:hAnsiTheme="majorBidi" w:cstheme="majorBidi"/>
          <w:b/>
          <w:bCs/>
          <w:sz w:val="24"/>
          <w:szCs w:val="24"/>
        </w:rPr>
        <w:t>picture is worth a thousand hours: a systematic review of camera trap papers to test for reported sampling effort.</w:t>
      </w:r>
    </w:p>
    <w:p w14:paraId="487AF864" w14:textId="77777777" w:rsidR="004367DC" w:rsidRDefault="004367DC" w:rsidP="00071EA9">
      <w:pPr>
        <w:spacing w:after="0" w:line="240" w:lineRule="auto"/>
        <w:contextualSpacing/>
        <w:jc w:val="both"/>
        <w:rPr>
          <w:rFonts w:asciiTheme="majorBidi" w:hAnsiTheme="majorBidi" w:cstheme="majorBidi"/>
          <w:sz w:val="24"/>
          <w:szCs w:val="24"/>
        </w:rPr>
      </w:pPr>
      <w:r w:rsidRPr="004367DC">
        <w:rPr>
          <w:rFonts w:asciiTheme="majorBidi" w:hAnsiTheme="majorBidi" w:cstheme="majorBidi"/>
          <w:b/>
          <w:bCs/>
          <w:sz w:val="24"/>
          <w:szCs w:val="24"/>
        </w:rPr>
        <w:t xml:space="preserve">Purpose: </w:t>
      </w:r>
      <w:r>
        <w:rPr>
          <w:rFonts w:asciiTheme="majorBidi" w:hAnsiTheme="majorBidi" w:cstheme="majorBidi"/>
          <w:sz w:val="24"/>
          <w:szCs w:val="24"/>
        </w:rPr>
        <w:t>Identify the relevant literature using camera trap</w:t>
      </w:r>
      <w:r w:rsidR="005822EA">
        <w:rPr>
          <w:rFonts w:asciiTheme="majorBidi" w:hAnsiTheme="majorBidi" w:cstheme="majorBidi"/>
          <w:sz w:val="24"/>
          <w:szCs w:val="24"/>
        </w:rPr>
        <w:t>ping</w:t>
      </w:r>
      <w:r w:rsidR="00071EA9">
        <w:rPr>
          <w:rFonts w:asciiTheme="majorBidi" w:hAnsiTheme="majorBidi" w:cstheme="majorBidi"/>
          <w:sz w:val="24"/>
          <w:szCs w:val="24"/>
        </w:rPr>
        <w:t xml:space="preserve"> to examine species richness and diversity as an index of sampling effort. </w:t>
      </w:r>
    </w:p>
    <w:p w14:paraId="3097E540" w14:textId="77777777" w:rsidR="004367DC" w:rsidRDefault="004367DC" w:rsidP="00071EA9">
      <w:pPr>
        <w:spacing w:after="0" w:line="240" w:lineRule="auto"/>
        <w:contextualSpacing/>
        <w:jc w:val="both"/>
        <w:rPr>
          <w:rFonts w:asciiTheme="majorBidi" w:hAnsiTheme="majorBidi" w:cstheme="majorBidi"/>
          <w:sz w:val="24"/>
          <w:szCs w:val="24"/>
        </w:rPr>
      </w:pPr>
    </w:p>
    <w:p w14:paraId="4E42A8AF" w14:textId="77777777" w:rsidR="004367DC" w:rsidRPr="004367DC" w:rsidRDefault="004367DC" w:rsidP="00071EA9">
      <w:pPr>
        <w:spacing w:after="0" w:line="240" w:lineRule="auto"/>
        <w:contextualSpacing/>
        <w:jc w:val="both"/>
        <w:rPr>
          <w:rFonts w:asciiTheme="majorBidi" w:hAnsiTheme="majorBidi" w:cstheme="majorBidi"/>
          <w:sz w:val="24"/>
          <w:szCs w:val="24"/>
        </w:rPr>
      </w:pPr>
      <w:r w:rsidRPr="004367DC">
        <w:rPr>
          <w:rFonts w:asciiTheme="majorBidi" w:hAnsiTheme="majorBidi" w:cstheme="majorBidi"/>
          <w:b/>
          <w:bCs/>
          <w:sz w:val="24"/>
          <w:szCs w:val="24"/>
        </w:rPr>
        <w:lastRenderedPageBreak/>
        <w:t>Question</w:t>
      </w:r>
      <w:r w:rsidR="007D6E77">
        <w:rPr>
          <w:rFonts w:asciiTheme="majorBidi" w:hAnsiTheme="majorBidi" w:cstheme="majorBidi"/>
          <w:b/>
          <w:bCs/>
          <w:sz w:val="24"/>
          <w:szCs w:val="24"/>
        </w:rPr>
        <w:t>s</w:t>
      </w:r>
      <w:r w:rsidRPr="004367DC">
        <w:rPr>
          <w:rFonts w:asciiTheme="majorBidi" w:hAnsiTheme="majorBidi" w:cstheme="majorBidi"/>
          <w:b/>
          <w:bCs/>
          <w:sz w:val="24"/>
          <w:szCs w:val="24"/>
        </w:rPr>
        <w:t xml:space="preserve">: </w:t>
      </w:r>
      <w:r>
        <w:rPr>
          <w:rFonts w:asciiTheme="majorBidi" w:hAnsiTheme="majorBidi" w:cstheme="majorBidi"/>
          <w:sz w:val="24"/>
          <w:szCs w:val="24"/>
        </w:rPr>
        <w:t xml:space="preserve">How many hours, days, or </w:t>
      </w:r>
      <w:r w:rsidR="00204F25">
        <w:rPr>
          <w:rFonts w:asciiTheme="majorBidi" w:hAnsiTheme="majorBidi" w:cstheme="majorBidi"/>
          <w:sz w:val="24"/>
          <w:szCs w:val="24"/>
        </w:rPr>
        <w:t>months are needed to</w:t>
      </w:r>
      <w:r>
        <w:rPr>
          <w:rFonts w:asciiTheme="majorBidi" w:hAnsiTheme="majorBidi" w:cstheme="majorBidi"/>
          <w:sz w:val="24"/>
          <w:szCs w:val="24"/>
        </w:rPr>
        <w:t xml:space="preserve"> estimate the species richness </w:t>
      </w:r>
      <w:r w:rsidR="00071EA9">
        <w:rPr>
          <w:rFonts w:asciiTheme="majorBidi" w:hAnsiTheme="majorBidi" w:cstheme="majorBidi"/>
          <w:sz w:val="24"/>
          <w:szCs w:val="24"/>
        </w:rPr>
        <w:t xml:space="preserve">and diversity </w:t>
      </w:r>
      <w:r>
        <w:rPr>
          <w:rFonts w:asciiTheme="majorBidi" w:hAnsiTheme="majorBidi" w:cstheme="majorBidi"/>
          <w:sz w:val="24"/>
          <w:szCs w:val="24"/>
        </w:rPr>
        <w:t>of a given ecosystem using a camera trapping tool</w:t>
      </w:r>
      <w:r w:rsidR="007D6E77">
        <w:rPr>
          <w:rFonts w:asciiTheme="majorBidi" w:hAnsiTheme="majorBidi" w:cstheme="majorBidi"/>
          <w:sz w:val="24"/>
          <w:szCs w:val="24"/>
        </w:rPr>
        <w:t>? What taxa are</w:t>
      </w:r>
      <w:r>
        <w:rPr>
          <w:rFonts w:asciiTheme="majorBidi" w:hAnsiTheme="majorBidi" w:cstheme="majorBidi"/>
          <w:sz w:val="24"/>
          <w:szCs w:val="24"/>
        </w:rPr>
        <w:t xml:space="preserve"> usually recorded (i.e. mammals, Aves etc.)? Does the temperature of the study period function as a</w:t>
      </w:r>
      <w:r w:rsidR="007D6E77">
        <w:rPr>
          <w:rFonts w:asciiTheme="majorBidi" w:hAnsiTheme="majorBidi" w:cstheme="majorBidi"/>
          <w:sz w:val="24"/>
          <w:szCs w:val="24"/>
        </w:rPr>
        <w:t xml:space="preserve"> covariate when</w:t>
      </w:r>
      <w:r>
        <w:rPr>
          <w:rFonts w:asciiTheme="majorBidi" w:hAnsiTheme="majorBidi" w:cstheme="majorBidi"/>
          <w:sz w:val="24"/>
          <w:szCs w:val="24"/>
        </w:rPr>
        <w:t xml:space="preserve"> </w:t>
      </w:r>
      <w:r w:rsidR="007D6E77">
        <w:rPr>
          <w:rFonts w:asciiTheme="majorBidi" w:hAnsiTheme="majorBidi" w:cstheme="majorBidi"/>
          <w:sz w:val="24"/>
          <w:szCs w:val="24"/>
        </w:rPr>
        <w:t>predicting</w:t>
      </w:r>
      <w:r>
        <w:rPr>
          <w:rFonts w:asciiTheme="majorBidi" w:hAnsiTheme="majorBidi" w:cstheme="majorBidi"/>
          <w:sz w:val="24"/>
          <w:szCs w:val="24"/>
        </w:rPr>
        <w:t xml:space="preserve"> species richness? </w:t>
      </w:r>
    </w:p>
    <w:p w14:paraId="6E4E12A5" w14:textId="77777777" w:rsidR="004367DC" w:rsidRDefault="004367DC" w:rsidP="00071EA9">
      <w:pPr>
        <w:spacing w:line="240" w:lineRule="auto"/>
        <w:jc w:val="both"/>
        <w:rPr>
          <w:rFonts w:asciiTheme="majorBidi" w:hAnsiTheme="majorBidi" w:cstheme="majorBidi"/>
          <w:b/>
          <w:bCs/>
          <w:sz w:val="24"/>
          <w:szCs w:val="24"/>
        </w:rPr>
      </w:pPr>
    </w:p>
    <w:p w14:paraId="442E3250" w14:textId="38D7FB35" w:rsidR="00FD1ACF" w:rsidRDefault="00071EA9" w:rsidP="00FD1ACF">
      <w:pPr>
        <w:spacing w:line="240" w:lineRule="auto"/>
        <w:jc w:val="both"/>
        <w:rPr>
          <w:rFonts w:asciiTheme="majorBidi" w:hAnsiTheme="majorBidi" w:cstheme="majorBidi"/>
          <w:sz w:val="24"/>
          <w:szCs w:val="24"/>
        </w:rPr>
      </w:pPr>
      <w:r>
        <w:rPr>
          <w:rFonts w:asciiTheme="majorBidi" w:hAnsiTheme="majorBidi" w:cstheme="majorBidi"/>
          <w:b/>
          <w:bCs/>
          <w:sz w:val="24"/>
          <w:szCs w:val="24"/>
        </w:rPr>
        <w:t xml:space="preserve">Methods:  </w:t>
      </w:r>
      <w:ins w:id="360" w:author="zenrunner" w:date="2019-03-29T09:44:00Z">
        <w:r w:rsidR="005C6DD7">
          <w:rPr>
            <w:rFonts w:asciiTheme="majorBidi" w:hAnsiTheme="majorBidi" w:cstheme="majorBidi"/>
            <w:b/>
            <w:bCs/>
            <w:sz w:val="24"/>
            <w:szCs w:val="24"/>
          </w:rPr>
          <w:t xml:space="preserve">Provide a few sentences of what you did – searched </w:t>
        </w:r>
        <w:proofErr w:type="spellStart"/>
        <w:r w:rsidR="005C6DD7">
          <w:rPr>
            <w:rFonts w:asciiTheme="majorBidi" w:hAnsiTheme="majorBidi" w:cstheme="majorBidi"/>
            <w:b/>
            <w:bCs/>
            <w:sz w:val="24"/>
            <w:szCs w:val="24"/>
          </w:rPr>
          <w:t>WoS</w:t>
        </w:r>
        <w:proofErr w:type="spellEnd"/>
        <w:r w:rsidR="005C6DD7">
          <w:rPr>
            <w:rFonts w:asciiTheme="majorBidi" w:hAnsiTheme="majorBidi" w:cstheme="majorBidi"/>
            <w:b/>
            <w:bCs/>
            <w:sz w:val="24"/>
            <w:szCs w:val="24"/>
          </w:rPr>
          <w:t xml:space="preserve"> on X date</w:t>
        </w:r>
      </w:ins>
      <w:ins w:id="361" w:author="zenrunner" w:date="2019-03-29T09:45:00Z">
        <w:r w:rsidR="005C6DD7">
          <w:rPr>
            <w:rFonts w:asciiTheme="majorBidi" w:hAnsiTheme="majorBidi" w:cstheme="majorBidi"/>
            <w:b/>
            <w:bCs/>
            <w:sz w:val="24"/>
            <w:szCs w:val="24"/>
          </w:rPr>
          <w:t xml:space="preserve"> </w:t>
        </w:r>
        <w:proofErr w:type="spellStart"/>
        <w:proofErr w:type="gramStart"/>
        <w:r w:rsidR="005C6DD7">
          <w:rPr>
            <w:rFonts w:asciiTheme="majorBidi" w:hAnsiTheme="majorBidi" w:cstheme="majorBidi"/>
            <w:b/>
            <w:bCs/>
            <w:sz w:val="24"/>
            <w:szCs w:val="24"/>
          </w:rPr>
          <w:t>etc</w:t>
        </w:r>
        <w:proofErr w:type="spellEnd"/>
        <w:r w:rsidR="005C6DD7">
          <w:rPr>
            <w:rFonts w:asciiTheme="majorBidi" w:hAnsiTheme="majorBidi" w:cstheme="majorBidi"/>
            <w:b/>
            <w:bCs/>
            <w:sz w:val="24"/>
            <w:szCs w:val="24"/>
          </w:rPr>
          <w:t>…</w:t>
        </w:r>
      </w:ins>
      <w:ins w:id="362" w:author="zenrunner" w:date="2019-03-29T09:44:00Z">
        <w:r w:rsidR="005C6DD7">
          <w:rPr>
            <w:rFonts w:asciiTheme="majorBidi" w:hAnsiTheme="majorBidi" w:cstheme="majorBidi"/>
            <w:b/>
            <w:bCs/>
            <w:sz w:val="24"/>
            <w:szCs w:val="24"/>
          </w:rPr>
          <w:t>,</w:t>
        </w:r>
        <w:proofErr w:type="gramEnd"/>
        <w:r w:rsidR="005C6DD7">
          <w:rPr>
            <w:rFonts w:asciiTheme="majorBidi" w:hAnsiTheme="majorBidi" w:cstheme="majorBidi"/>
            <w:b/>
            <w:bCs/>
            <w:sz w:val="24"/>
            <w:szCs w:val="24"/>
          </w:rPr>
          <w:t xml:space="preserve"> </w:t>
        </w:r>
      </w:ins>
      <w:r>
        <w:rPr>
          <w:rFonts w:asciiTheme="majorBidi" w:hAnsiTheme="majorBidi" w:cstheme="majorBidi"/>
          <w:sz w:val="24"/>
          <w:szCs w:val="24"/>
        </w:rPr>
        <w:t xml:space="preserve">The PRISMA diagram (Figure 1) workflow describes the process of this meta-analysis. </w:t>
      </w:r>
      <w:r w:rsidR="00FD1ACF">
        <w:rPr>
          <w:rFonts w:asciiTheme="majorBidi" w:hAnsiTheme="majorBidi" w:cstheme="majorBidi"/>
          <w:sz w:val="24"/>
          <w:szCs w:val="24"/>
        </w:rPr>
        <w:t>A citation alert</w:t>
      </w:r>
      <w:r w:rsidR="00204F25">
        <w:rPr>
          <w:rFonts w:asciiTheme="majorBidi" w:hAnsiTheme="majorBidi" w:cstheme="majorBidi"/>
          <w:sz w:val="24"/>
          <w:szCs w:val="24"/>
        </w:rPr>
        <w:t xml:space="preserve"> set up on Web of Science</w:t>
      </w:r>
      <w:r w:rsidR="00FD1ACF">
        <w:rPr>
          <w:rFonts w:asciiTheme="majorBidi" w:hAnsiTheme="majorBidi" w:cstheme="majorBidi"/>
          <w:sz w:val="24"/>
          <w:szCs w:val="24"/>
        </w:rPr>
        <w:t xml:space="preserve"> with key terms ensures that the review is up to date. </w:t>
      </w:r>
    </w:p>
    <w:p w14:paraId="3B4CEFF8" w14:textId="483E5D76" w:rsidR="00071EA9" w:rsidRPr="00A161C1" w:rsidDel="00A161C1" w:rsidRDefault="00071EA9" w:rsidP="00071EA9">
      <w:pPr>
        <w:spacing w:line="240" w:lineRule="auto"/>
        <w:jc w:val="both"/>
        <w:rPr>
          <w:del w:id="363" w:author="zenrunner" w:date="2019-03-29T09:46:00Z"/>
          <w:rFonts w:asciiTheme="majorBidi" w:hAnsiTheme="majorBidi" w:cstheme="majorBidi"/>
          <w:sz w:val="24"/>
          <w:szCs w:val="24"/>
          <w:highlight w:val="yellow"/>
          <w:rPrChange w:id="364" w:author="zenrunner" w:date="2019-03-29T09:46:00Z">
            <w:rPr>
              <w:del w:id="365" w:author="zenrunner" w:date="2019-03-29T09:46:00Z"/>
              <w:rFonts w:asciiTheme="majorBidi" w:hAnsiTheme="majorBidi" w:cstheme="majorBidi"/>
              <w:sz w:val="24"/>
              <w:szCs w:val="24"/>
            </w:rPr>
          </w:rPrChange>
        </w:rPr>
      </w:pPr>
      <w:r w:rsidRPr="00071EA9">
        <w:rPr>
          <w:rFonts w:asciiTheme="majorBidi" w:hAnsiTheme="majorBidi" w:cstheme="majorBidi"/>
          <w:b/>
          <w:bCs/>
          <w:sz w:val="24"/>
          <w:szCs w:val="24"/>
        </w:rPr>
        <w:t>Preliminary Results:</w:t>
      </w:r>
      <w:r>
        <w:rPr>
          <w:rFonts w:asciiTheme="majorBidi" w:hAnsiTheme="majorBidi" w:cstheme="majorBidi"/>
          <w:b/>
          <w:bCs/>
          <w:sz w:val="24"/>
          <w:szCs w:val="24"/>
        </w:rPr>
        <w:t xml:space="preserve"> </w:t>
      </w:r>
      <w:r>
        <w:rPr>
          <w:rFonts w:asciiTheme="majorBidi" w:hAnsiTheme="majorBidi" w:cstheme="majorBidi"/>
          <w:sz w:val="24"/>
          <w:szCs w:val="24"/>
        </w:rPr>
        <w:t>Studies were selected from a scientific database (Web of Science) using the keywords: Camera Trap* AND Richnes</w:t>
      </w:r>
      <w:r w:rsidR="00FD1ACF">
        <w:rPr>
          <w:rFonts w:asciiTheme="majorBidi" w:hAnsiTheme="majorBidi" w:cstheme="majorBidi"/>
          <w:sz w:val="24"/>
          <w:szCs w:val="24"/>
        </w:rPr>
        <w:t xml:space="preserve">s*, Camera* Trap* AND </w:t>
      </w:r>
      <w:r>
        <w:rPr>
          <w:rFonts w:asciiTheme="majorBidi" w:hAnsiTheme="majorBidi" w:cstheme="majorBidi"/>
          <w:sz w:val="24"/>
          <w:szCs w:val="24"/>
        </w:rPr>
        <w:t xml:space="preserve">Diversity*, and Camera Trap* AND Rarefaction* Curve*. A total of 515 studies were selected, which resulted in 397 studies when duplicates were removed. Many of the papers were either long-term, wildlife monitoring studies or agricultural. </w:t>
      </w:r>
      <w:r w:rsidRPr="00A161C1">
        <w:rPr>
          <w:rFonts w:asciiTheme="majorBidi" w:hAnsiTheme="majorBidi" w:cstheme="majorBidi"/>
          <w:sz w:val="24"/>
          <w:szCs w:val="24"/>
          <w:highlight w:val="yellow"/>
          <w:rPrChange w:id="366" w:author="zenrunner" w:date="2019-03-29T09:46:00Z">
            <w:rPr>
              <w:rFonts w:asciiTheme="majorBidi" w:hAnsiTheme="majorBidi" w:cstheme="majorBidi"/>
              <w:sz w:val="24"/>
              <w:szCs w:val="24"/>
            </w:rPr>
          </w:rPrChange>
        </w:rPr>
        <w:t xml:space="preserve">However, </w:t>
      </w:r>
      <w:del w:id="367" w:author="zenrunner" w:date="2019-03-29T09:45:00Z">
        <w:r w:rsidRPr="00A161C1" w:rsidDel="00A57707">
          <w:rPr>
            <w:rFonts w:asciiTheme="majorBidi" w:hAnsiTheme="majorBidi" w:cstheme="majorBidi"/>
            <w:sz w:val="24"/>
            <w:szCs w:val="24"/>
            <w:highlight w:val="yellow"/>
            <w:rPrChange w:id="368" w:author="zenrunner" w:date="2019-03-29T09:46:00Z">
              <w:rPr>
                <w:rFonts w:asciiTheme="majorBidi" w:hAnsiTheme="majorBidi" w:cstheme="majorBidi"/>
                <w:sz w:val="24"/>
                <w:szCs w:val="24"/>
              </w:rPr>
            </w:rPrChange>
          </w:rPr>
          <w:delText>every so often I came across</w:delText>
        </w:r>
      </w:del>
      <w:ins w:id="369" w:author="zenrunner" w:date="2019-03-29T09:45:00Z">
        <w:r w:rsidR="00A57707" w:rsidRPr="00A161C1">
          <w:rPr>
            <w:rFonts w:asciiTheme="majorBidi" w:hAnsiTheme="majorBidi" w:cstheme="majorBidi"/>
            <w:sz w:val="24"/>
            <w:szCs w:val="24"/>
            <w:highlight w:val="yellow"/>
            <w:rPrChange w:id="370" w:author="zenrunner" w:date="2019-03-29T09:46:00Z">
              <w:rPr>
                <w:rFonts w:asciiTheme="majorBidi" w:hAnsiTheme="majorBidi" w:cstheme="majorBidi"/>
                <w:sz w:val="24"/>
                <w:szCs w:val="24"/>
              </w:rPr>
            </w:rPrChange>
          </w:rPr>
          <w:t xml:space="preserve">infrequently </w:t>
        </w:r>
        <w:r w:rsidR="00A93A5A" w:rsidRPr="00A161C1">
          <w:rPr>
            <w:rFonts w:asciiTheme="majorBidi" w:hAnsiTheme="majorBidi" w:cstheme="majorBidi"/>
            <w:sz w:val="24"/>
            <w:szCs w:val="24"/>
            <w:highlight w:val="yellow"/>
            <w:rPrChange w:id="371" w:author="zenrunner" w:date="2019-03-29T09:46:00Z">
              <w:rPr>
                <w:rFonts w:asciiTheme="majorBidi" w:hAnsiTheme="majorBidi" w:cstheme="majorBidi"/>
                <w:sz w:val="24"/>
                <w:szCs w:val="24"/>
              </w:rPr>
            </w:rPrChange>
          </w:rPr>
          <w:t xml:space="preserve">there were </w:t>
        </w:r>
        <w:r w:rsidR="00A57707" w:rsidRPr="00A161C1">
          <w:rPr>
            <w:rFonts w:asciiTheme="majorBidi" w:hAnsiTheme="majorBidi" w:cstheme="majorBidi"/>
            <w:sz w:val="24"/>
            <w:szCs w:val="24"/>
            <w:highlight w:val="yellow"/>
            <w:rPrChange w:id="372" w:author="zenrunner" w:date="2019-03-29T09:46:00Z">
              <w:rPr>
                <w:rFonts w:asciiTheme="majorBidi" w:hAnsiTheme="majorBidi" w:cstheme="majorBidi"/>
                <w:sz w:val="24"/>
                <w:szCs w:val="24"/>
              </w:rPr>
            </w:rPrChange>
          </w:rPr>
          <w:t>some</w:t>
        </w:r>
      </w:ins>
      <w:r w:rsidRPr="00A161C1">
        <w:rPr>
          <w:rFonts w:asciiTheme="majorBidi" w:hAnsiTheme="majorBidi" w:cstheme="majorBidi"/>
          <w:sz w:val="24"/>
          <w:szCs w:val="24"/>
          <w:highlight w:val="yellow"/>
          <w:rPrChange w:id="373" w:author="zenrunner" w:date="2019-03-29T09:46:00Z">
            <w:rPr>
              <w:rFonts w:asciiTheme="majorBidi" w:hAnsiTheme="majorBidi" w:cstheme="majorBidi"/>
              <w:sz w:val="24"/>
              <w:szCs w:val="24"/>
            </w:rPr>
          </w:rPrChange>
        </w:rPr>
        <w:t xml:space="preserve"> studies involving aquatic ecosystems and coral reefs</w:t>
      </w:r>
      <w:ins w:id="374" w:author="zenrunner" w:date="2019-03-29T09:45:00Z">
        <w:r w:rsidR="00A93A5A" w:rsidRPr="00A161C1">
          <w:rPr>
            <w:rFonts w:asciiTheme="majorBidi" w:hAnsiTheme="majorBidi" w:cstheme="majorBidi"/>
            <w:sz w:val="24"/>
            <w:szCs w:val="24"/>
            <w:highlight w:val="yellow"/>
            <w:rPrChange w:id="375" w:author="zenrunner" w:date="2019-03-29T09:46:00Z">
              <w:rPr>
                <w:rFonts w:asciiTheme="majorBidi" w:hAnsiTheme="majorBidi" w:cstheme="majorBidi"/>
                <w:sz w:val="24"/>
                <w:szCs w:val="24"/>
              </w:rPr>
            </w:rPrChange>
          </w:rPr>
          <w:t xml:space="preserve"> and these were excluded</w:t>
        </w:r>
      </w:ins>
      <w:r w:rsidRPr="00A161C1">
        <w:rPr>
          <w:rFonts w:asciiTheme="majorBidi" w:hAnsiTheme="majorBidi" w:cstheme="majorBidi"/>
          <w:sz w:val="24"/>
          <w:szCs w:val="24"/>
          <w:highlight w:val="yellow"/>
          <w:rPrChange w:id="376" w:author="zenrunner" w:date="2019-03-29T09:46:00Z">
            <w:rPr>
              <w:rFonts w:asciiTheme="majorBidi" w:hAnsiTheme="majorBidi" w:cstheme="majorBidi"/>
              <w:sz w:val="24"/>
              <w:szCs w:val="24"/>
            </w:rPr>
          </w:rPrChange>
        </w:rPr>
        <w:t xml:space="preserve">. </w:t>
      </w:r>
      <w:ins w:id="377" w:author="zenrunner" w:date="2019-03-29T09:45:00Z">
        <w:r w:rsidR="00C163B0" w:rsidRPr="00A161C1">
          <w:rPr>
            <w:rFonts w:asciiTheme="majorBidi" w:hAnsiTheme="majorBidi" w:cstheme="majorBidi"/>
            <w:sz w:val="24"/>
            <w:szCs w:val="24"/>
            <w:highlight w:val="yellow"/>
            <w:rPrChange w:id="378" w:author="zenrunner" w:date="2019-03-29T09:46:00Z">
              <w:rPr>
                <w:rFonts w:asciiTheme="majorBidi" w:hAnsiTheme="majorBidi" w:cstheme="majorBidi"/>
                <w:sz w:val="24"/>
                <w:szCs w:val="24"/>
              </w:rPr>
            </w:rPrChange>
          </w:rPr>
          <w:t xml:space="preserve">Other exclusion criteria included non-English, reviews, non-quantitative </w:t>
        </w:r>
      </w:ins>
      <w:ins w:id="379" w:author="zenrunner" w:date="2019-03-29T09:46:00Z">
        <w:r w:rsidR="00C163B0" w:rsidRPr="00A161C1">
          <w:rPr>
            <w:rFonts w:asciiTheme="majorBidi" w:hAnsiTheme="majorBidi" w:cstheme="majorBidi"/>
            <w:sz w:val="24"/>
            <w:szCs w:val="24"/>
            <w:highlight w:val="yellow"/>
            <w:rPrChange w:id="380" w:author="zenrunner" w:date="2019-03-29T09:46:00Z">
              <w:rPr>
                <w:rFonts w:asciiTheme="majorBidi" w:hAnsiTheme="majorBidi" w:cstheme="majorBidi"/>
                <w:sz w:val="24"/>
                <w:szCs w:val="24"/>
              </w:rPr>
            </w:rPrChange>
          </w:rPr>
          <w:t xml:space="preserve">studies, or focussed on a single species. </w:t>
        </w:r>
      </w:ins>
      <w:del w:id="381" w:author="zenrunner" w:date="2019-03-29T09:46:00Z">
        <w:r w:rsidRPr="00A161C1" w:rsidDel="00C163B0">
          <w:rPr>
            <w:rFonts w:asciiTheme="majorBidi" w:hAnsiTheme="majorBidi" w:cstheme="majorBidi"/>
            <w:sz w:val="24"/>
            <w:szCs w:val="24"/>
            <w:highlight w:val="yellow"/>
            <w:rPrChange w:id="382" w:author="zenrunner" w:date="2019-03-29T09:46:00Z">
              <w:rPr>
                <w:rFonts w:asciiTheme="majorBidi" w:hAnsiTheme="majorBidi" w:cstheme="majorBidi"/>
                <w:sz w:val="24"/>
                <w:szCs w:val="24"/>
              </w:rPr>
            </w:rPrChange>
          </w:rPr>
          <w:delText xml:space="preserve">143 studies were excluded on the basis of being: </w:delText>
        </w:r>
        <w:r w:rsidR="00FD1ACF" w:rsidRPr="00A161C1" w:rsidDel="00C163B0">
          <w:rPr>
            <w:rFonts w:asciiTheme="majorBidi" w:hAnsiTheme="majorBidi" w:cstheme="majorBidi"/>
            <w:sz w:val="24"/>
            <w:szCs w:val="24"/>
            <w:highlight w:val="yellow"/>
            <w:rPrChange w:id="383" w:author="zenrunner" w:date="2019-03-29T09:46:00Z">
              <w:rPr>
                <w:rFonts w:asciiTheme="majorBidi" w:hAnsiTheme="majorBidi" w:cstheme="majorBidi"/>
                <w:sz w:val="24"/>
                <w:szCs w:val="24"/>
              </w:rPr>
            </w:rPrChange>
          </w:rPr>
          <w:delText xml:space="preserve">qualitative, </w:delText>
        </w:r>
        <w:r w:rsidRPr="00A161C1" w:rsidDel="00C163B0">
          <w:rPr>
            <w:rFonts w:asciiTheme="majorBidi" w:hAnsiTheme="majorBidi" w:cstheme="majorBidi"/>
            <w:sz w:val="24"/>
            <w:szCs w:val="24"/>
            <w:highlight w:val="yellow"/>
            <w:rPrChange w:id="384" w:author="zenrunner" w:date="2019-03-29T09:46:00Z">
              <w:rPr>
                <w:rFonts w:asciiTheme="majorBidi" w:hAnsiTheme="majorBidi" w:cstheme="majorBidi"/>
                <w:sz w:val="24"/>
                <w:szCs w:val="24"/>
              </w:rPr>
            </w:rPrChange>
          </w:rPr>
          <w:delText xml:space="preserve">an idea paper, a review, or focusing on one species. A study was automatically excluded if the paper was not written in English. </w:delText>
        </w:r>
      </w:del>
    </w:p>
    <w:p w14:paraId="119ECCD2" w14:textId="74B475F5" w:rsidR="005822EA" w:rsidRPr="00071EA9" w:rsidRDefault="005822EA" w:rsidP="00071EA9">
      <w:pPr>
        <w:spacing w:line="240" w:lineRule="auto"/>
        <w:jc w:val="both"/>
        <w:rPr>
          <w:rFonts w:asciiTheme="majorBidi" w:hAnsiTheme="majorBidi" w:cstheme="majorBidi"/>
          <w:sz w:val="24"/>
          <w:szCs w:val="24"/>
        </w:rPr>
      </w:pPr>
      <w:r w:rsidRPr="00A161C1">
        <w:rPr>
          <w:rFonts w:asciiTheme="majorBidi" w:hAnsiTheme="majorBidi" w:cstheme="majorBidi"/>
          <w:sz w:val="24"/>
          <w:szCs w:val="24"/>
          <w:highlight w:val="yellow"/>
          <w:rPrChange w:id="385" w:author="zenrunner" w:date="2019-03-29T09:46:00Z">
            <w:rPr>
              <w:rFonts w:asciiTheme="majorBidi" w:hAnsiTheme="majorBidi" w:cstheme="majorBidi"/>
              <w:sz w:val="24"/>
              <w:szCs w:val="24"/>
            </w:rPr>
          </w:rPrChange>
        </w:rPr>
        <w:t>An entire paper was selected for the analysis if it contained the species richness/diversity and at least some sort of a measurement of time spam (hours, days, months, and/or camera trapping days)</w:t>
      </w:r>
      <w:r w:rsidR="00C00FFA" w:rsidRPr="00A161C1">
        <w:rPr>
          <w:rFonts w:asciiTheme="majorBidi" w:hAnsiTheme="majorBidi" w:cstheme="majorBidi"/>
          <w:sz w:val="24"/>
          <w:szCs w:val="24"/>
          <w:highlight w:val="yellow"/>
          <w:rPrChange w:id="386" w:author="zenrunner" w:date="2019-03-29T09:46:00Z">
            <w:rPr>
              <w:rFonts w:asciiTheme="majorBidi" w:hAnsiTheme="majorBidi" w:cstheme="majorBidi"/>
              <w:sz w:val="24"/>
              <w:szCs w:val="24"/>
            </w:rPr>
          </w:rPrChange>
        </w:rPr>
        <w:t>, in addition to the number of records</w:t>
      </w:r>
      <w:r w:rsidRPr="00A161C1">
        <w:rPr>
          <w:rFonts w:asciiTheme="majorBidi" w:hAnsiTheme="majorBidi" w:cstheme="majorBidi"/>
          <w:sz w:val="24"/>
          <w:szCs w:val="24"/>
          <w:highlight w:val="yellow"/>
          <w:rPrChange w:id="387" w:author="zenrunner" w:date="2019-03-29T09:46:00Z">
            <w:rPr>
              <w:rFonts w:asciiTheme="majorBidi" w:hAnsiTheme="majorBidi" w:cstheme="majorBidi"/>
              <w:sz w:val="24"/>
              <w:szCs w:val="24"/>
            </w:rPr>
          </w:rPrChange>
        </w:rPr>
        <w:t xml:space="preserve">. </w:t>
      </w:r>
      <w:r w:rsidR="00FD1ACF" w:rsidRPr="00A161C1">
        <w:rPr>
          <w:rFonts w:asciiTheme="majorBidi" w:hAnsiTheme="majorBidi" w:cstheme="majorBidi"/>
          <w:sz w:val="24"/>
          <w:szCs w:val="24"/>
          <w:highlight w:val="yellow"/>
          <w:rPrChange w:id="388" w:author="zenrunner" w:date="2019-03-29T09:46:00Z">
            <w:rPr>
              <w:rFonts w:asciiTheme="majorBidi" w:hAnsiTheme="majorBidi" w:cstheme="majorBidi"/>
              <w:sz w:val="24"/>
              <w:szCs w:val="24"/>
            </w:rPr>
          </w:rPrChange>
        </w:rPr>
        <w:t>If the study reported a measure of temperature, this was recorded; however, most s</w:t>
      </w:r>
      <w:ins w:id="389" w:author="zenrunner" w:date="2019-03-29T09:46:00Z">
        <w:r w:rsidR="00A161C1">
          <w:rPr>
            <w:rFonts w:asciiTheme="majorBidi" w:hAnsiTheme="majorBidi" w:cstheme="majorBidi"/>
            <w:sz w:val="24"/>
            <w:szCs w:val="24"/>
            <w:highlight w:val="yellow"/>
          </w:rPr>
          <w:t>t</w:t>
        </w:r>
      </w:ins>
      <w:del w:id="390" w:author="zenrunner" w:date="2019-03-29T09:46:00Z">
        <w:r w:rsidR="00FD1ACF" w:rsidRPr="00A161C1" w:rsidDel="00A161C1">
          <w:rPr>
            <w:rFonts w:asciiTheme="majorBidi" w:hAnsiTheme="majorBidi" w:cstheme="majorBidi"/>
            <w:sz w:val="24"/>
            <w:szCs w:val="24"/>
            <w:highlight w:val="yellow"/>
            <w:rPrChange w:id="391" w:author="zenrunner" w:date="2019-03-29T09:46:00Z">
              <w:rPr>
                <w:rFonts w:asciiTheme="majorBidi" w:hAnsiTheme="majorBidi" w:cstheme="majorBidi"/>
                <w:sz w:val="24"/>
                <w:szCs w:val="24"/>
              </w:rPr>
            </w:rPrChange>
          </w:rPr>
          <w:delText>t</w:delText>
        </w:r>
      </w:del>
      <w:r w:rsidR="00FD1ACF" w:rsidRPr="00A161C1">
        <w:rPr>
          <w:rFonts w:asciiTheme="majorBidi" w:hAnsiTheme="majorBidi" w:cstheme="majorBidi"/>
          <w:sz w:val="24"/>
          <w:szCs w:val="24"/>
          <w:highlight w:val="yellow"/>
          <w:rPrChange w:id="392" w:author="zenrunner" w:date="2019-03-29T09:46:00Z">
            <w:rPr>
              <w:rFonts w:asciiTheme="majorBidi" w:hAnsiTheme="majorBidi" w:cstheme="majorBidi"/>
              <w:sz w:val="24"/>
              <w:szCs w:val="24"/>
            </w:rPr>
          </w:rPrChange>
        </w:rPr>
        <w:t>udies did not. Thus, external research needs to be done in order to obtain climate data.</w:t>
      </w:r>
      <w:r w:rsidR="00FD1ACF">
        <w:rPr>
          <w:rFonts w:asciiTheme="majorBidi" w:hAnsiTheme="majorBidi" w:cstheme="majorBidi"/>
          <w:sz w:val="24"/>
          <w:szCs w:val="24"/>
        </w:rPr>
        <w:t xml:space="preserve"> </w:t>
      </w:r>
      <w:proofErr w:type="gramStart"/>
      <w:ins w:id="393" w:author="zenrunner" w:date="2019-03-29T09:46:00Z">
        <w:r w:rsidR="00A161C1">
          <w:rPr>
            <w:rFonts w:asciiTheme="majorBidi" w:hAnsiTheme="majorBidi" w:cstheme="majorBidi"/>
            <w:sz w:val="24"/>
            <w:szCs w:val="24"/>
          </w:rPr>
          <w:t>THIS</w:t>
        </w:r>
        <w:proofErr w:type="gramEnd"/>
        <w:r w:rsidR="00A161C1">
          <w:rPr>
            <w:rFonts w:asciiTheme="majorBidi" w:hAnsiTheme="majorBidi" w:cstheme="majorBidi"/>
            <w:sz w:val="24"/>
            <w:szCs w:val="24"/>
          </w:rPr>
          <w:t xml:space="preserve"> is </w:t>
        </w:r>
        <w:proofErr w:type="gramStart"/>
        <w:r w:rsidR="00A161C1">
          <w:rPr>
            <w:rFonts w:asciiTheme="majorBidi" w:hAnsiTheme="majorBidi" w:cstheme="majorBidi"/>
            <w:sz w:val="24"/>
            <w:szCs w:val="24"/>
          </w:rPr>
          <w:t>all methods</w:t>
        </w:r>
        <w:proofErr w:type="gramEnd"/>
        <w:r w:rsidR="00A161C1">
          <w:rPr>
            <w:rFonts w:asciiTheme="majorBidi" w:hAnsiTheme="majorBidi" w:cstheme="majorBidi"/>
            <w:sz w:val="24"/>
            <w:szCs w:val="24"/>
          </w:rPr>
          <w:t xml:space="preserve"> – rewrite and MOVE Up to that section… just list the prelim findings in results only.</w:t>
        </w:r>
      </w:ins>
    </w:p>
    <w:p w14:paraId="142451F5" w14:textId="77777777" w:rsidR="00071EA9" w:rsidRDefault="00FD1ACF" w:rsidP="00204F25">
      <w:pPr>
        <w:spacing w:line="240" w:lineRule="auto"/>
        <w:jc w:val="both"/>
        <w:rPr>
          <w:rFonts w:asciiTheme="majorBidi" w:hAnsiTheme="majorBidi" w:cstheme="majorBidi"/>
          <w:sz w:val="24"/>
          <w:szCs w:val="24"/>
        </w:rPr>
      </w:pPr>
      <w:r>
        <w:rPr>
          <w:rFonts w:asciiTheme="majorBidi" w:hAnsiTheme="majorBidi" w:cstheme="majorBidi"/>
          <w:b/>
          <w:bCs/>
          <w:sz w:val="24"/>
          <w:szCs w:val="24"/>
        </w:rPr>
        <w:t xml:space="preserve">Future Direction: </w:t>
      </w:r>
      <w:r>
        <w:rPr>
          <w:rFonts w:asciiTheme="majorBidi" w:hAnsiTheme="majorBidi" w:cstheme="majorBidi"/>
          <w:sz w:val="24"/>
          <w:szCs w:val="24"/>
        </w:rPr>
        <w:t xml:space="preserve">Currently data </w:t>
      </w:r>
      <w:r w:rsidR="00204F25">
        <w:rPr>
          <w:rFonts w:asciiTheme="majorBidi" w:hAnsiTheme="majorBidi" w:cstheme="majorBidi"/>
          <w:sz w:val="24"/>
          <w:szCs w:val="24"/>
        </w:rPr>
        <w:t xml:space="preserve">are </w:t>
      </w:r>
      <w:r>
        <w:rPr>
          <w:rFonts w:asciiTheme="majorBidi" w:hAnsiTheme="majorBidi" w:cstheme="majorBidi"/>
          <w:sz w:val="24"/>
          <w:szCs w:val="24"/>
        </w:rPr>
        <w:t>being extracted from</w:t>
      </w:r>
      <w:r w:rsidR="00204F25">
        <w:rPr>
          <w:rFonts w:asciiTheme="majorBidi" w:hAnsiTheme="majorBidi" w:cstheme="majorBidi"/>
          <w:sz w:val="24"/>
          <w:szCs w:val="24"/>
        </w:rPr>
        <w:t xml:space="preserve"> 252</w:t>
      </w:r>
      <w:r>
        <w:rPr>
          <w:rFonts w:asciiTheme="majorBidi" w:hAnsiTheme="majorBidi" w:cstheme="majorBidi"/>
          <w:sz w:val="24"/>
          <w:szCs w:val="24"/>
        </w:rPr>
        <w:t xml:space="preserve"> full text studies. The aim is to finish this process in May, 2019 and start the statistical analysis. I hope to write the paper by September, 2019. </w:t>
      </w:r>
    </w:p>
    <w:p w14:paraId="5068EA49" w14:textId="77777777" w:rsidR="00FD1ACF" w:rsidRDefault="00FD1ACF" w:rsidP="00071EA9">
      <w:pPr>
        <w:spacing w:line="240" w:lineRule="auto"/>
        <w:jc w:val="both"/>
        <w:rPr>
          <w:rFonts w:asciiTheme="majorBidi" w:hAnsiTheme="majorBidi" w:cstheme="majorBidi"/>
          <w:sz w:val="24"/>
          <w:szCs w:val="24"/>
        </w:rPr>
      </w:pPr>
    </w:p>
    <w:p w14:paraId="63F0DAE5" w14:textId="77777777" w:rsidR="00FD1ACF" w:rsidRDefault="00FD1ACF" w:rsidP="00071EA9">
      <w:pPr>
        <w:spacing w:line="240" w:lineRule="auto"/>
        <w:jc w:val="both"/>
        <w:rPr>
          <w:rFonts w:asciiTheme="majorBidi" w:hAnsiTheme="majorBidi" w:cstheme="majorBidi"/>
          <w:sz w:val="24"/>
          <w:szCs w:val="24"/>
        </w:rPr>
      </w:pPr>
    </w:p>
    <w:p w14:paraId="2A0A5E02" w14:textId="77777777" w:rsidR="00FD1ACF" w:rsidRDefault="00FD1ACF" w:rsidP="00071EA9">
      <w:pPr>
        <w:spacing w:line="240" w:lineRule="auto"/>
        <w:jc w:val="both"/>
        <w:rPr>
          <w:rFonts w:asciiTheme="majorBidi" w:hAnsiTheme="majorBidi" w:cstheme="majorBidi"/>
          <w:sz w:val="24"/>
          <w:szCs w:val="24"/>
        </w:rPr>
      </w:pPr>
    </w:p>
    <w:p w14:paraId="6AC52BE5" w14:textId="77777777" w:rsidR="00FD1ACF" w:rsidRDefault="00FD1ACF" w:rsidP="00071EA9">
      <w:pPr>
        <w:spacing w:line="240" w:lineRule="auto"/>
        <w:jc w:val="both"/>
        <w:rPr>
          <w:rFonts w:asciiTheme="majorBidi" w:hAnsiTheme="majorBidi" w:cstheme="majorBidi"/>
          <w:sz w:val="24"/>
          <w:szCs w:val="24"/>
        </w:rPr>
      </w:pPr>
    </w:p>
    <w:p w14:paraId="2931E0BC" w14:textId="77777777" w:rsidR="00FD1ACF" w:rsidRDefault="00FD1ACF" w:rsidP="00071EA9">
      <w:pPr>
        <w:spacing w:line="240" w:lineRule="auto"/>
        <w:jc w:val="both"/>
        <w:rPr>
          <w:rFonts w:asciiTheme="majorBidi" w:hAnsiTheme="majorBidi" w:cstheme="majorBidi"/>
          <w:sz w:val="24"/>
          <w:szCs w:val="24"/>
        </w:rPr>
      </w:pPr>
    </w:p>
    <w:p w14:paraId="79875F8A" w14:textId="77777777" w:rsidR="00FD1ACF" w:rsidRDefault="00FD1ACF" w:rsidP="00071EA9">
      <w:pPr>
        <w:spacing w:line="240" w:lineRule="auto"/>
        <w:jc w:val="both"/>
        <w:rPr>
          <w:rFonts w:asciiTheme="majorBidi" w:hAnsiTheme="majorBidi" w:cstheme="majorBidi"/>
          <w:sz w:val="24"/>
          <w:szCs w:val="24"/>
        </w:rPr>
      </w:pPr>
    </w:p>
    <w:p w14:paraId="596929C4" w14:textId="77777777" w:rsidR="00FD1ACF" w:rsidRDefault="00FD1ACF" w:rsidP="00071EA9">
      <w:pPr>
        <w:spacing w:line="240" w:lineRule="auto"/>
        <w:jc w:val="both"/>
        <w:rPr>
          <w:rFonts w:asciiTheme="majorBidi" w:hAnsiTheme="majorBidi" w:cstheme="majorBidi"/>
          <w:sz w:val="24"/>
          <w:szCs w:val="24"/>
        </w:rPr>
      </w:pPr>
    </w:p>
    <w:p w14:paraId="32742F20" w14:textId="77777777" w:rsidR="00FD1ACF" w:rsidRDefault="00FD1ACF" w:rsidP="00071EA9">
      <w:pPr>
        <w:spacing w:line="240" w:lineRule="auto"/>
        <w:jc w:val="both"/>
        <w:rPr>
          <w:rFonts w:asciiTheme="majorBidi" w:hAnsiTheme="majorBidi" w:cstheme="majorBidi"/>
          <w:sz w:val="24"/>
          <w:szCs w:val="24"/>
        </w:rPr>
      </w:pPr>
    </w:p>
    <w:p w14:paraId="2E40C02F" w14:textId="77777777" w:rsidR="00FD1ACF" w:rsidRDefault="00FD1ACF" w:rsidP="00071EA9">
      <w:pPr>
        <w:spacing w:line="240" w:lineRule="auto"/>
        <w:jc w:val="both"/>
        <w:rPr>
          <w:rFonts w:asciiTheme="majorBidi" w:hAnsiTheme="majorBidi" w:cstheme="majorBidi"/>
          <w:sz w:val="24"/>
          <w:szCs w:val="24"/>
        </w:rPr>
      </w:pPr>
    </w:p>
    <w:p w14:paraId="05199196" w14:textId="77777777" w:rsidR="00FD1ACF" w:rsidRDefault="00FD1ACF" w:rsidP="00071EA9">
      <w:pPr>
        <w:spacing w:line="240" w:lineRule="auto"/>
        <w:jc w:val="both"/>
        <w:rPr>
          <w:rFonts w:asciiTheme="majorBidi" w:hAnsiTheme="majorBidi" w:cstheme="majorBidi"/>
          <w:sz w:val="24"/>
          <w:szCs w:val="24"/>
        </w:rPr>
      </w:pPr>
    </w:p>
    <w:p w14:paraId="40F2D80C" w14:textId="77777777" w:rsidR="00FD1ACF" w:rsidRPr="00EA677D" w:rsidRDefault="00FD1ACF" w:rsidP="00FD1ACF">
      <w:r w:rsidRPr="00EA677D">
        <w:rPr>
          <w:noProof/>
          <w:lang w:val="en-US"/>
        </w:rPr>
        <mc:AlternateContent>
          <mc:Choice Requires="wps">
            <w:drawing>
              <wp:anchor distT="0" distB="0" distL="114300" distR="114300" simplePos="0" relativeHeight="251659264" behindDoc="0" locked="0" layoutInCell="1" allowOverlap="1" wp14:anchorId="2C580D2F" wp14:editId="48FE9E83">
                <wp:simplePos x="0" y="0"/>
                <wp:positionH relativeFrom="column">
                  <wp:posOffset>504825</wp:posOffset>
                </wp:positionH>
                <wp:positionV relativeFrom="paragraph">
                  <wp:posOffset>28574</wp:posOffset>
                </wp:positionV>
                <wp:extent cx="2228850" cy="1438275"/>
                <wp:effectExtent l="0" t="0" r="19050" b="28575"/>
                <wp:wrapNone/>
                <wp:docPr id="1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8850" cy="1438275"/>
                        </a:xfrm>
                        <a:prstGeom prst="rect">
                          <a:avLst/>
                        </a:prstGeom>
                        <a:solidFill>
                          <a:srgbClr val="FFFFFF"/>
                        </a:solidFill>
                        <a:ln w="9525">
                          <a:solidFill>
                            <a:srgbClr val="000000"/>
                          </a:solidFill>
                          <a:miter lim="800000"/>
                          <a:headEnd/>
                          <a:tailEnd/>
                        </a:ln>
                      </wps:spPr>
                      <wps:txbx>
                        <w:txbxContent>
                          <w:p w14:paraId="542BA0D2" w14:textId="77777777" w:rsidR="00CC27FB" w:rsidRPr="00FD1ACF" w:rsidRDefault="00CC27FB" w:rsidP="00FD1ACF">
                            <w:pPr>
                              <w:pStyle w:val="NormalWeb"/>
                              <w:spacing w:after="0"/>
                              <w:jc w:val="center"/>
                              <w:rPr>
                                <w:rFonts w:asciiTheme="majorBidi" w:hAnsiTheme="majorBidi" w:cstheme="majorBidi"/>
                                <w:color w:val="000000"/>
                                <w:kern w:val="24"/>
                                <w:sz w:val="22"/>
                                <w:szCs w:val="22"/>
                              </w:rPr>
                            </w:pPr>
                            <w:r w:rsidRPr="00FD1ACF">
                              <w:rPr>
                                <w:rFonts w:asciiTheme="majorBidi" w:hAnsiTheme="majorBidi" w:cstheme="majorBidi"/>
                                <w:color w:val="000000"/>
                                <w:kern w:val="24"/>
                                <w:sz w:val="22"/>
                                <w:szCs w:val="22"/>
                              </w:rPr>
                              <w:t>Papers obtained through database searching (Web of Science) Keywords:</w:t>
                            </w:r>
                          </w:p>
                          <w:p w14:paraId="28C57BDF" w14:textId="77777777" w:rsidR="00CC27FB" w:rsidRDefault="00CC27FB" w:rsidP="00FD1ACF">
                            <w:pPr>
                              <w:pStyle w:val="NormalWeb"/>
                              <w:spacing w:after="0"/>
                              <w:jc w:val="center"/>
                              <w:rPr>
                                <w:rFonts w:asciiTheme="majorBidi" w:hAnsiTheme="majorBidi" w:cstheme="majorBidi"/>
                                <w:color w:val="000000"/>
                                <w:kern w:val="24"/>
                                <w:sz w:val="22"/>
                                <w:szCs w:val="22"/>
                              </w:rPr>
                            </w:pPr>
                            <w:r w:rsidRPr="00FD1ACF">
                              <w:rPr>
                                <w:rFonts w:asciiTheme="majorBidi" w:hAnsiTheme="majorBidi" w:cstheme="majorBidi"/>
                                <w:color w:val="000000"/>
                                <w:kern w:val="24"/>
                                <w:sz w:val="22"/>
                                <w:szCs w:val="22"/>
                              </w:rPr>
                              <w:t>Camera* Trap* AND Richness*, Diversity*, and Rarefaction* Curve*</w:t>
                            </w:r>
                          </w:p>
                          <w:p w14:paraId="3B2DDCD9" w14:textId="77777777" w:rsidR="00CC27FB" w:rsidRDefault="00CC27FB" w:rsidP="00FD1ACF">
                            <w:pPr>
                              <w:pStyle w:val="NormalWeb"/>
                              <w:spacing w:after="0"/>
                              <w:jc w:val="center"/>
                              <w:rPr>
                                <w:rFonts w:asciiTheme="majorBidi" w:hAnsiTheme="majorBidi" w:cstheme="majorBidi"/>
                                <w:color w:val="000000"/>
                                <w:kern w:val="24"/>
                                <w:sz w:val="22"/>
                                <w:szCs w:val="22"/>
                              </w:rPr>
                            </w:pPr>
                            <w:r>
                              <w:rPr>
                                <w:rFonts w:asciiTheme="majorBidi" w:hAnsiTheme="majorBidi" w:cstheme="majorBidi"/>
                                <w:color w:val="000000"/>
                                <w:kern w:val="24"/>
                                <w:sz w:val="22"/>
                                <w:szCs w:val="22"/>
                              </w:rPr>
                              <w:t>(n= 515)</w:t>
                            </w:r>
                          </w:p>
                          <w:p w14:paraId="697E4B91" w14:textId="77777777" w:rsidR="00CC27FB" w:rsidRDefault="00CC27FB" w:rsidP="00FD1ACF">
                            <w:pPr>
                              <w:pStyle w:val="NormalWeb"/>
                              <w:spacing w:after="0"/>
                              <w:rPr>
                                <w:rFonts w:asciiTheme="majorBidi" w:hAnsiTheme="majorBidi" w:cstheme="majorBidi"/>
                                <w:color w:val="000000"/>
                                <w:kern w:val="24"/>
                                <w:sz w:val="22"/>
                                <w:szCs w:val="22"/>
                              </w:rPr>
                            </w:pPr>
                          </w:p>
                          <w:p w14:paraId="2D25F89B" w14:textId="77777777" w:rsidR="00CC27FB" w:rsidRDefault="00CC27FB" w:rsidP="00FD1ACF">
                            <w:pPr>
                              <w:pStyle w:val="NormalWeb"/>
                              <w:spacing w:after="0"/>
                              <w:rPr>
                                <w:rFonts w:asciiTheme="majorBidi" w:hAnsiTheme="majorBidi" w:cstheme="majorBidi"/>
                                <w:color w:val="000000"/>
                                <w:kern w:val="24"/>
                                <w:sz w:val="22"/>
                                <w:szCs w:val="22"/>
                              </w:rPr>
                            </w:pPr>
                          </w:p>
                          <w:p w14:paraId="24BF209C" w14:textId="77777777" w:rsidR="00CC27FB" w:rsidRPr="00FD1ACF" w:rsidRDefault="00CC27FB" w:rsidP="00FD1ACF">
                            <w:pPr>
                              <w:pStyle w:val="NormalWeb"/>
                              <w:spacing w:after="0"/>
                              <w:rPr>
                                <w:rFonts w:asciiTheme="majorBidi" w:hAnsiTheme="majorBidi" w:cstheme="majorBidi"/>
                                <w:color w:val="000000"/>
                                <w:kern w:val="24"/>
                                <w:sz w:val="22"/>
                                <w:szCs w:val="22"/>
                              </w:rPr>
                            </w:pPr>
                          </w:p>
                          <w:p w14:paraId="5352D364" w14:textId="77777777" w:rsidR="00CC27FB" w:rsidRDefault="00CC27FB" w:rsidP="00FD1ACF">
                            <w:pPr>
                              <w:pStyle w:val="NormalWeb"/>
                              <w:spacing w:after="0"/>
                              <w:jc w:val="center"/>
                              <w:rPr>
                                <w:rFonts w:ascii="Calibri" w:hAnsi="Calibri" w:cs="Calibri"/>
                                <w:sz w:val="22"/>
                                <w:szCs w:val="22"/>
                              </w:rPr>
                            </w:pPr>
                          </w:p>
                          <w:p w14:paraId="2B84918D" w14:textId="77777777" w:rsidR="00CC27FB" w:rsidRPr="007D5BF1" w:rsidRDefault="00CC27FB" w:rsidP="00FD1ACF">
                            <w:pPr>
                              <w:pStyle w:val="NormalWeb"/>
                              <w:spacing w:after="0"/>
                              <w:jc w:val="center"/>
                              <w:rPr>
                                <w:rFonts w:ascii="Calibri" w:hAnsi="Calibri" w:cs="Calibri"/>
                                <w:sz w:val="19"/>
                                <w:szCs w:val="19"/>
                              </w:rPr>
                            </w:pPr>
                            <w:r w:rsidRPr="00416034">
                              <w:rPr>
                                <w:rFonts w:ascii="Calibri" w:hAnsi="Calibri" w:cs="Calibri"/>
                                <w:sz w:val="22"/>
                                <w:szCs w:val="22"/>
                              </w:rPr>
                              <w:t>(n = 1090)</w:t>
                            </w:r>
                          </w:p>
                          <w:p w14:paraId="17D0891E" w14:textId="77777777" w:rsidR="00CC27FB" w:rsidRDefault="00CC27FB" w:rsidP="00FD1ACF">
                            <w:pPr>
                              <w:jc w:val="center"/>
                              <w:rPr>
                                <w:rFonts w:ascii="Calibri" w:hAnsi="Calibri"/>
                                <w:lang w:val="en"/>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ADC877B" id="Rectangle 2" o:spid="_x0000_s1026" style="position:absolute;margin-left:39.75pt;margin-top:2.25pt;width:175.5pt;height:11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">
                <v:textbox inset=",7.2pt,,7.2pt">
                  <w:txbxContent>
                    <w:p w:rsidR="00FD6D02" w:rsidRPr="00FD1ACF" w:rsidRDefault="00FD6D02" w:rsidP="00FD1ACF">
                      <w:pPr>
                        <w:pStyle w:val="NormalWeb"/>
                        <w:spacing w:after="0"/>
                        <w:jc w:val="center"/>
                        <w:rPr>
                          <w:rFonts w:asciiTheme="majorBidi" w:hAnsiTheme="majorBidi" w:cstheme="majorBidi"/>
                          <w:color w:val="000000"/>
                          <w:kern w:val="24"/>
                          <w:sz w:val="22"/>
                          <w:szCs w:val="22"/>
                        </w:rPr>
                      </w:pPr>
                      <w:r w:rsidRPr="00FD1ACF">
                        <w:rPr>
                          <w:rFonts w:asciiTheme="majorBidi" w:hAnsiTheme="majorBidi" w:cstheme="majorBidi"/>
                          <w:color w:val="000000"/>
                          <w:kern w:val="24"/>
                          <w:sz w:val="22"/>
                          <w:szCs w:val="22"/>
                        </w:rPr>
                        <w:t>Papers obtained through database searching (Web of Science) Keywords:</w:t>
                      </w:r>
                    </w:p>
                    <w:p w:rsidR="00FD6D02" w:rsidRDefault="00FD6D02" w:rsidP="00FD1ACF">
                      <w:pPr>
                        <w:pStyle w:val="NormalWeb"/>
                        <w:spacing w:after="0"/>
                        <w:jc w:val="center"/>
                        <w:rPr>
                          <w:rFonts w:asciiTheme="majorBidi" w:hAnsiTheme="majorBidi" w:cstheme="majorBidi"/>
                          <w:color w:val="000000"/>
                          <w:kern w:val="24"/>
                          <w:sz w:val="22"/>
                          <w:szCs w:val="22"/>
                        </w:rPr>
                      </w:pPr>
                      <w:r w:rsidRPr="00FD1ACF">
                        <w:rPr>
                          <w:rFonts w:asciiTheme="majorBidi" w:hAnsiTheme="majorBidi" w:cstheme="majorBidi"/>
                          <w:color w:val="000000"/>
                          <w:kern w:val="24"/>
                          <w:sz w:val="22"/>
                          <w:szCs w:val="22"/>
                        </w:rPr>
                        <w:t>Camera* Trap* AND Richness*, Diversity*, and Rarefaction* Curve*</w:t>
                      </w:r>
                    </w:p>
                    <w:p w:rsidR="00FD6D02" w:rsidRDefault="00FD6D02" w:rsidP="00FD1ACF">
                      <w:pPr>
                        <w:pStyle w:val="NormalWeb"/>
                        <w:spacing w:after="0"/>
                        <w:jc w:val="center"/>
                        <w:rPr>
                          <w:rFonts w:asciiTheme="majorBidi" w:hAnsiTheme="majorBidi" w:cstheme="majorBidi"/>
                          <w:color w:val="000000"/>
                          <w:kern w:val="24"/>
                          <w:sz w:val="22"/>
                          <w:szCs w:val="22"/>
                        </w:rPr>
                      </w:pPr>
                      <w:r>
                        <w:rPr>
                          <w:rFonts w:asciiTheme="majorBidi" w:hAnsiTheme="majorBidi" w:cstheme="majorBidi"/>
                          <w:color w:val="000000"/>
                          <w:kern w:val="24"/>
                          <w:sz w:val="22"/>
                          <w:szCs w:val="22"/>
                        </w:rPr>
                        <w:t>(n= 515)</w:t>
                      </w:r>
                    </w:p>
                    <w:p w:rsidR="00FD6D02" w:rsidRDefault="00FD6D02" w:rsidP="00FD1ACF">
                      <w:pPr>
                        <w:pStyle w:val="NormalWeb"/>
                        <w:spacing w:after="0"/>
                        <w:rPr>
                          <w:rFonts w:asciiTheme="majorBidi" w:hAnsiTheme="majorBidi" w:cstheme="majorBidi"/>
                          <w:color w:val="000000"/>
                          <w:kern w:val="24"/>
                          <w:sz w:val="22"/>
                          <w:szCs w:val="22"/>
                        </w:rPr>
                      </w:pPr>
                    </w:p>
                    <w:p w:rsidR="00FD6D02" w:rsidRDefault="00FD6D02" w:rsidP="00FD1ACF">
                      <w:pPr>
                        <w:pStyle w:val="NormalWeb"/>
                        <w:spacing w:after="0"/>
                        <w:rPr>
                          <w:rFonts w:asciiTheme="majorBidi" w:hAnsiTheme="majorBidi" w:cstheme="majorBidi"/>
                          <w:color w:val="000000"/>
                          <w:kern w:val="24"/>
                          <w:sz w:val="22"/>
                          <w:szCs w:val="22"/>
                        </w:rPr>
                      </w:pPr>
                    </w:p>
                    <w:p w:rsidR="00FD6D02" w:rsidRPr="00FD1ACF" w:rsidRDefault="00FD6D02" w:rsidP="00FD1ACF">
                      <w:pPr>
                        <w:pStyle w:val="NormalWeb"/>
                        <w:spacing w:after="0"/>
                        <w:rPr>
                          <w:rFonts w:asciiTheme="majorBidi" w:hAnsiTheme="majorBidi" w:cstheme="majorBidi"/>
                          <w:color w:val="000000"/>
                          <w:kern w:val="24"/>
                          <w:sz w:val="22"/>
                          <w:szCs w:val="22"/>
                        </w:rPr>
                      </w:pPr>
                    </w:p>
                    <w:p w:rsidR="00FD6D02" w:rsidRDefault="00FD6D02" w:rsidP="00FD1ACF">
                      <w:pPr>
                        <w:pStyle w:val="NormalWeb"/>
                        <w:spacing w:after="0"/>
                        <w:jc w:val="center"/>
                        <w:rPr>
                          <w:rFonts w:ascii="Calibri" w:hAnsi="Calibri" w:cs="Calibri"/>
                          <w:sz w:val="22"/>
                          <w:szCs w:val="22"/>
                        </w:rPr>
                      </w:pPr>
                    </w:p>
                    <w:p w:rsidR="00FD6D02" w:rsidRPr="007D5BF1" w:rsidRDefault="00FD6D02" w:rsidP="00FD1ACF">
                      <w:pPr>
                        <w:pStyle w:val="NormalWeb"/>
                        <w:spacing w:after="0"/>
                        <w:jc w:val="center"/>
                        <w:rPr>
                          <w:rFonts w:ascii="Calibri" w:hAnsi="Calibri" w:cs="Calibri"/>
                          <w:sz w:val="19"/>
                          <w:szCs w:val="19"/>
                        </w:rPr>
                      </w:pPr>
                      <w:r w:rsidRPr="00416034">
                        <w:rPr>
                          <w:rFonts w:ascii="Calibri" w:hAnsi="Calibri" w:cs="Calibri"/>
                          <w:sz w:val="22"/>
                          <w:szCs w:val="22"/>
                        </w:rPr>
                        <w:t>(n = 1090)</w:t>
                      </w:r>
                    </w:p>
                    <w:p w:rsidR="00FD6D02" w:rsidRDefault="00FD6D02" w:rsidP="00FD1ACF">
                      <w:pPr>
                        <w:jc w:val="center"/>
                        <w:rPr>
                          <w:rFonts w:ascii="Calibri" w:hAnsi="Calibri"/>
                          <w:lang w:val="en"/>
                        </w:rPr>
                      </w:pPr>
                    </w:p>
                  </w:txbxContent>
                </v:textbox>
              </v:rect>
            </w:pict>
          </mc:Fallback>
        </mc:AlternateContent>
      </w:r>
      <w:r w:rsidRPr="00EA677D">
        <w:rPr>
          <w:noProof/>
          <w:lang w:val="en-US"/>
        </w:rPr>
        <mc:AlternateContent>
          <mc:Choice Requires="wps">
            <w:drawing>
              <wp:anchor distT="36576" distB="36576" distL="36576" distR="36576" simplePos="0" relativeHeight="251676672" behindDoc="0" locked="0" layoutInCell="1" allowOverlap="1" wp14:anchorId="6B13EAA5" wp14:editId="761D9AB9">
                <wp:simplePos x="0" y="0"/>
                <wp:positionH relativeFrom="column">
                  <wp:posOffset>2743200</wp:posOffset>
                </wp:positionH>
                <wp:positionV relativeFrom="paragraph">
                  <wp:posOffset>5488305</wp:posOffset>
                </wp:positionV>
                <wp:extent cx="0" cy="342900"/>
                <wp:effectExtent l="57150" t="9525" r="57150" b="19050"/>
                <wp:wrapNone/>
                <wp:docPr id="20"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05CF62D" id="_x0000_t32" coordsize="21600,21600" o:spt="32" o:oned="t" path="m,l21600,21600e" filled="f">
                <v:path arrowok="t" fillok="f" o:connecttype="none"/>
                <o:lock v:ext="edit" shapetype="t"/>
              </v:shapetype>
              <v:shape id="AutoShape 20" o:spid="_x0000_s1026" type="#_x0000_t32" style="position:absolute;margin-left:3in;margin-top:432.15pt;width:0;height:27pt;z-index:25167667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">
                <v:stroke endarrow="block"/>
              </v:shape>
            </w:pict>
          </mc:Fallback>
        </mc:AlternateContent>
      </w:r>
      <w:r w:rsidRPr="00EA677D">
        <w:rPr>
          <w:noProof/>
          <w:lang w:val="en-US"/>
        </w:rPr>
        <mc:AlternateContent>
          <mc:Choice Requires="wps">
            <w:drawing>
              <wp:anchor distT="36576" distB="36576" distL="36576" distR="36576" simplePos="0" relativeHeight="251678720" behindDoc="0" locked="0" layoutInCell="1" allowOverlap="1" wp14:anchorId="68C5A2DE" wp14:editId="0105FBA3">
                <wp:simplePos x="0" y="0"/>
                <wp:positionH relativeFrom="column">
                  <wp:posOffset>3600450</wp:posOffset>
                </wp:positionH>
                <wp:positionV relativeFrom="paragraph">
                  <wp:posOffset>4240530</wp:posOffset>
                </wp:positionV>
                <wp:extent cx="600075" cy="635"/>
                <wp:effectExtent l="9525" t="57150" r="19050" b="56515"/>
                <wp:wrapNone/>
                <wp:docPr id="18"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63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78C2154" id="AutoShape 22" o:spid="_x0000_s1026" type="#_x0000_t32" style="position:absolute;margin-left:283.5pt;margin-top:333.9pt;width:47.25pt;height:.05pt;z-index:25167872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">
                <v:stroke endarrow="block"/>
              </v:shape>
            </w:pict>
          </mc:Fallback>
        </mc:AlternateContent>
      </w:r>
      <w:r w:rsidRPr="00EA677D">
        <w:rPr>
          <w:noProof/>
          <w:lang w:val="en-US"/>
        </w:rPr>
        <mc:AlternateContent>
          <mc:Choice Requires="wps">
            <w:drawing>
              <wp:anchor distT="36576" distB="36576" distL="36576" distR="36576" simplePos="0" relativeHeight="251677696" behindDoc="0" locked="0" layoutInCell="1" allowOverlap="1" wp14:anchorId="5D935FA6" wp14:editId="79C94F6D">
                <wp:simplePos x="0" y="0"/>
                <wp:positionH relativeFrom="column">
                  <wp:posOffset>3578225</wp:posOffset>
                </wp:positionH>
                <wp:positionV relativeFrom="paragraph">
                  <wp:posOffset>3264535</wp:posOffset>
                </wp:positionV>
                <wp:extent cx="660400" cy="0"/>
                <wp:effectExtent l="6350" t="52705" r="19050" b="61595"/>
                <wp:wrapNone/>
                <wp:docPr id="1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0400"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7EFFB15" id="AutoShape 21" o:spid="_x0000_s1026" type="#_x0000_t32" style="position:absolute;margin-left:281.75pt;margin-top:257.05pt;width:52pt;height:0;z-index:25167769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">
                <v:stroke endarrow="block"/>
              </v:shape>
            </w:pict>
          </mc:Fallback>
        </mc:AlternateContent>
      </w:r>
      <w:r w:rsidRPr="00EA677D">
        <w:rPr>
          <w:noProof/>
          <w:lang w:val="en-US"/>
        </w:rPr>
        <mc:AlternateContent>
          <mc:Choice Requires="wps">
            <w:drawing>
              <wp:anchor distT="36576" distB="36576" distL="36576" distR="36576" simplePos="0" relativeHeight="251674624" behindDoc="0" locked="0" layoutInCell="1" allowOverlap="1" wp14:anchorId="3AF8F206" wp14:editId="7B699988">
                <wp:simplePos x="0" y="0"/>
                <wp:positionH relativeFrom="column">
                  <wp:posOffset>2743200</wp:posOffset>
                </wp:positionH>
                <wp:positionV relativeFrom="paragraph">
                  <wp:posOffset>3621405</wp:posOffset>
                </wp:positionV>
                <wp:extent cx="0" cy="276225"/>
                <wp:effectExtent l="57150" t="9525" r="57150" b="19050"/>
                <wp:wrapNone/>
                <wp:docPr id="15"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AA053C3" id="AutoShape 18" o:spid="_x0000_s1026" type="#_x0000_t32" style="position:absolute;margin-left:3in;margin-top:285.15pt;width:0;height:21.75pt;z-index:25167462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">
                <v:stroke endarrow="block"/>
              </v:shape>
            </w:pict>
          </mc:Fallback>
        </mc:AlternateContent>
      </w:r>
      <w:r w:rsidRPr="00EA677D">
        <w:rPr>
          <w:noProof/>
          <w:lang w:val="en-US"/>
        </w:rPr>
        <mc:AlternateContent>
          <mc:Choice Requires="wps">
            <w:drawing>
              <wp:anchor distT="36576" distB="36576" distL="36576" distR="36576" simplePos="0" relativeHeight="251673600" behindDoc="0" locked="0" layoutInCell="1" allowOverlap="1" wp14:anchorId="1D33EFF1" wp14:editId="6C88BC00">
                <wp:simplePos x="0" y="0"/>
                <wp:positionH relativeFrom="column">
                  <wp:posOffset>2743200</wp:posOffset>
                </wp:positionH>
                <wp:positionV relativeFrom="paragraph">
                  <wp:posOffset>2526030</wp:posOffset>
                </wp:positionV>
                <wp:extent cx="0" cy="381000"/>
                <wp:effectExtent l="57150" t="9525" r="57150" b="19050"/>
                <wp:wrapNone/>
                <wp:docPr id="14"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ADE19C2" id="AutoShape 17" o:spid="_x0000_s1026" type="#_x0000_t32" style="position:absolute;margin-left:3in;margin-top:198.9pt;width:0;height:30pt;z-index:2516736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">
                <v:stroke endarrow="block"/>
              </v:shape>
            </w:pict>
          </mc:Fallback>
        </mc:AlternateContent>
      </w:r>
      <w:r w:rsidRPr="00EA677D">
        <w:rPr>
          <w:noProof/>
          <w:lang w:val="en-US"/>
        </w:rPr>
        <mc:AlternateContent>
          <mc:Choice Requires="wps">
            <w:drawing>
              <wp:anchor distT="36576" distB="36576" distL="36576" distR="36576" simplePos="0" relativeHeight="251675648" behindDoc="0" locked="0" layoutInCell="1" allowOverlap="1" wp14:anchorId="54A148D4" wp14:editId="4A73DE88">
                <wp:simplePos x="0" y="0"/>
                <wp:positionH relativeFrom="column">
                  <wp:posOffset>2743200</wp:posOffset>
                </wp:positionH>
                <wp:positionV relativeFrom="paragraph">
                  <wp:posOffset>4583430</wp:posOffset>
                </wp:positionV>
                <wp:extent cx="0" cy="342900"/>
                <wp:effectExtent l="57150" t="9525" r="57150" b="19050"/>
                <wp:wrapNone/>
                <wp:docPr id="9"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C4ADA08" id="AutoShape 19" o:spid="_x0000_s1026" type="#_x0000_t32" style="position:absolute;margin-left:3in;margin-top:360.9pt;width:0;height:27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">
                <v:stroke endarrow="block"/>
              </v:shape>
            </w:pict>
          </mc:Fallback>
        </mc:AlternateContent>
      </w:r>
      <w:r w:rsidRPr="00EA677D">
        <w:rPr>
          <w:noProof/>
          <w:lang w:val="en-US"/>
        </w:rPr>
        <mc:AlternateContent>
          <mc:Choice Requires="wps">
            <w:drawing>
              <wp:anchor distT="0" distB="0" distL="114300" distR="114300" simplePos="0" relativeHeight="251670528" behindDoc="0" locked="0" layoutInCell="1" allowOverlap="1" wp14:anchorId="5A2CE85D" wp14:editId="07DB1347">
                <wp:simplePos x="0" y="0"/>
                <wp:positionH relativeFrom="column">
                  <wp:posOffset>1885950</wp:posOffset>
                </wp:positionH>
                <wp:positionV relativeFrom="paragraph">
                  <wp:posOffset>3897630</wp:posOffset>
                </wp:positionV>
                <wp:extent cx="1714500" cy="685800"/>
                <wp:effectExtent l="9525" t="9525" r="9525" b="9525"/>
                <wp:wrapNone/>
                <wp:docPr id="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685800"/>
                        </a:xfrm>
                        <a:prstGeom prst="rect">
                          <a:avLst/>
                        </a:prstGeom>
                        <a:solidFill>
                          <a:srgbClr val="FFFFFF"/>
                        </a:solidFill>
                        <a:ln w="9525">
                          <a:solidFill>
                            <a:srgbClr val="000000"/>
                          </a:solidFill>
                          <a:miter lim="800000"/>
                          <a:headEnd/>
                          <a:tailEnd/>
                        </a:ln>
                      </wps:spPr>
                      <wps:txbx>
                        <w:txbxContent>
                          <w:p w14:paraId="61137C97" w14:textId="77777777" w:rsidR="00CC27FB" w:rsidRPr="00FD1ACF" w:rsidRDefault="00CC27FB" w:rsidP="00FD1ACF">
                            <w:pPr>
                              <w:jc w:val="center"/>
                              <w:rPr>
                                <w:rFonts w:asciiTheme="majorBidi" w:hAnsiTheme="majorBidi" w:cstheme="majorBidi"/>
                              </w:rPr>
                            </w:pPr>
                            <w:r w:rsidRPr="00FD1ACF">
                              <w:rPr>
                                <w:rFonts w:asciiTheme="majorBidi" w:hAnsiTheme="majorBidi" w:cstheme="majorBidi"/>
                              </w:rPr>
                              <w:t>Full-text articles assessed for eligibility (n = 252)</w:t>
                            </w:r>
                          </w:p>
                          <w:p w14:paraId="439FA02C" w14:textId="77777777" w:rsidR="00CC27FB" w:rsidRDefault="00CC27FB" w:rsidP="00FD1ACF">
                            <w:pPr>
                              <w:rPr>
                                <w:rFonts w:ascii="Calibri" w:hAnsi="Calibri"/>
                              </w:rPr>
                            </w:pPr>
                          </w:p>
                          <w:p w14:paraId="5DD0805D" w14:textId="77777777" w:rsidR="00CC27FB" w:rsidRDefault="00CC27FB" w:rsidP="00FD1ACF">
                            <w:pPr>
                              <w:jc w:val="center"/>
                              <w:rPr>
                                <w:rFonts w:ascii="Calibri" w:hAnsi="Calibri"/>
                                <w:lang w:val="en"/>
                              </w:rPr>
                            </w:pPr>
                            <w:r>
                              <w:rPr>
                                <w:rFonts w:ascii="Calibri" w:hAnsi="Calibri"/>
                              </w:rPr>
                              <w:t>(</w:t>
                            </w:r>
                            <w:proofErr w:type="gramStart"/>
                            <w:r>
                              <w:rPr>
                                <w:rFonts w:ascii="Calibri" w:hAnsi="Calibri"/>
                              </w:rPr>
                              <w:t>n</w:t>
                            </w:r>
                            <w:proofErr w:type="gramEnd"/>
                            <w:r>
                              <w:rPr>
                                <w:rFonts w:ascii="Calibri" w:hAnsi="Calibri"/>
                              </w:rPr>
                              <w:t xml:space="preserve"> =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FE311F3" id="Rectangle 13" o:spid="_x0000_s1027" style="position:absolute;margin-left:148.5pt;margin-top:306.9pt;width:135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">
                <v:textbox inset=",7.2pt,,7.2pt">
                  <w:txbxContent>
                    <w:p w:rsidR="00FD6D02" w:rsidRPr="00FD1ACF" w:rsidRDefault="00FD6D02" w:rsidP="00FD1ACF">
                      <w:pPr>
                        <w:jc w:val="center"/>
                        <w:rPr>
                          <w:rFonts w:asciiTheme="majorBidi" w:hAnsiTheme="majorBidi" w:cstheme="majorBidi"/>
                        </w:rPr>
                      </w:pPr>
                      <w:r w:rsidRPr="00FD1ACF">
                        <w:rPr>
                          <w:rFonts w:asciiTheme="majorBidi" w:hAnsiTheme="majorBidi" w:cstheme="majorBidi"/>
                        </w:rPr>
                        <w:t>Full-text articles assessed for eligibility (n = 252)</w:t>
                      </w:r>
                    </w:p>
                    <w:p w:rsidR="00FD6D02" w:rsidRDefault="00FD6D02" w:rsidP="00FD1ACF">
                      <w:pPr>
                        <w:rPr>
                          <w:rFonts w:ascii="Calibri" w:hAnsi="Calibri"/>
                        </w:rPr>
                      </w:pPr>
                    </w:p>
                    <w:p w:rsidR="00FD6D02" w:rsidRDefault="00FD6D02" w:rsidP="00FD1ACF">
                      <w:pPr>
                        <w:jc w:val="center"/>
                        <w:rPr>
                          <w:rFonts w:ascii="Calibri" w:hAnsi="Calibri"/>
                          <w:lang w:val="en"/>
                        </w:rPr>
                      </w:pPr>
                      <w:r>
                        <w:rPr>
                          <w:rFonts w:ascii="Calibri" w:hAnsi="Calibri"/>
                        </w:rPr>
                        <w:t xml:space="preserve">(n </w:t>
                      </w:r>
                      <w:proofErr w:type="gramStart"/>
                      <w:r>
                        <w:rPr>
                          <w:rFonts w:ascii="Calibri" w:hAnsi="Calibri"/>
                        </w:rPr>
                        <w:t>= )</w:t>
                      </w:r>
                      <w:proofErr w:type="gramEnd"/>
                    </w:p>
                  </w:txbxContent>
                </v:textbox>
              </v:rect>
            </w:pict>
          </mc:Fallback>
        </mc:AlternateContent>
      </w:r>
      <w:r w:rsidRPr="00EA677D">
        <w:rPr>
          <w:noProof/>
          <w:lang w:val="en-US"/>
        </w:rPr>
        <mc:AlternateContent>
          <mc:Choice Requires="wps">
            <w:drawing>
              <wp:anchor distT="36576" distB="36576" distL="36576" distR="36576" simplePos="0" relativeHeight="251664384" behindDoc="0" locked="0" layoutInCell="1" allowOverlap="1" wp14:anchorId="7A7F35F3" wp14:editId="7D459D17">
                <wp:simplePos x="0" y="0"/>
                <wp:positionH relativeFrom="column">
                  <wp:posOffset>3886200</wp:posOffset>
                </wp:positionH>
                <wp:positionV relativeFrom="paragraph">
                  <wp:posOffset>1497330</wp:posOffset>
                </wp:positionV>
                <wp:extent cx="0" cy="457200"/>
                <wp:effectExtent l="57150" t="9525" r="57150" b="19050"/>
                <wp:wrapNone/>
                <wp:docPr id="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3ED8F74" id="AutoShape 7" o:spid="_x0000_s1026" type="#_x0000_t32" style="position:absolute;margin-left:306pt;margin-top:117.9pt;width:0;height:36pt;z-index:2516643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">
                <v:stroke endarrow="block"/>
              </v:shape>
            </w:pict>
          </mc:Fallback>
        </mc:AlternateContent>
      </w:r>
      <w:r w:rsidRPr="00EA677D">
        <w:rPr>
          <w:noProof/>
          <w:lang w:val="en-US"/>
        </w:rPr>
        <mc:AlternateContent>
          <mc:Choice Requires="wps">
            <w:drawing>
              <wp:anchor distT="36576" distB="36576" distL="36576" distR="36576" simplePos="0" relativeHeight="251663360" behindDoc="0" locked="0" layoutInCell="1" allowOverlap="1" wp14:anchorId="72A87842" wp14:editId="441A7463">
                <wp:simplePos x="0" y="0"/>
                <wp:positionH relativeFrom="column">
                  <wp:posOffset>1600200</wp:posOffset>
                </wp:positionH>
                <wp:positionV relativeFrom="paragraph">
                  <wp:posOffset>1497330</wp:posOffset>
                </wp:positionV>
                <wp:extent cx="0" cy="457200"/>
                <wp:effectExtent l="57150" t="9525" r="57150" b="19050"/>
                <wp:wrapNone/>
                <wp:docPr id="6"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8C33939" id="AutoShape 6" o:spid="_x0000_s1026" type="#_x0000_t32" style="position:absolute;margin-left:126pt;margin-top:117.9pt;width:0;height:36pt;z-index:25166336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">
                <v:stroke endarrow="block"/>
              </v:shape>
            </w:pict>
          </mc:Fallback>
        </mc:AlternateContent>
      </w:r>
      <w:r w:rsidRPr="00EA677D">
        <w:rPr>
          <w:noProof/>
          <w:lang w:val="en-US"/>
        </w:rPr>
        <mc:AlternateContent>
          <mc:Choice Requires="wps">
            <w:drawing>
              <wp:anchor distT="0" distB="0" distL="114300" distR="114300" simplePos="0" relativeHeight="251667456" behindDoc="0" locked="0" layoutInCell="1" allowOverlap="1" wp14:anchorId="45EFCFE8" wp14:editId="1C07DE3C">
                <wp:simplePos x="0" y="0"/>
                <wp:positionH relativeFrom="column">
                  <wp:posOffset>1356995</wp:posOffset>
                </wp:positionH>
                <wp:positionV relativeFrom="paragraph">
                  <wp:posOffset>1954530</wp:posOffset>
                </wp:positionV>
                <wp:extent cx="2771775" cy="571500"/>
                <wp:effectExtent l="13970" t="9525" r="5080" b="9525"/>
                <wp:wrapNone/>
                <wp:docPr id="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71775" cy="571500"/>
                        </a:xfrm>
                        <a:prstGeom prst="rect">
                          <a:avLst/>
                        </a:prstGeom>
                        <a:solidFill>
                          <a:srgbClr val="FFFFFF"/>
                        </a:solidFill>
                        <a:ln w="9525">
                          <a:solidFill>
                            <a:srgbClr val="000000"/>
                          </a:solidFill>
                          <a:miter lim="800000"/>
                          <a:headEnd/>
                          <a:tailEnd/>
                        </a:ln>
                      </wps:spPr>
                      <wps:txbx>
                        <w:txbxContent>
                          <w:p w14:paraId="07967205" w14:textId="77777777" w:rsidR="00CC27FB" w:rsidRPr="00FD1ACF" w:rsidRDefault="00CC27FB" w:rsidP="00FD1ACF">
                            <w:pPr>
                              <w:jc w:val="center"/>
                              <w:rPr>
                                <w:rFonts w:asciiTheme="majorBidi" w:hAnsiTheme="majorBidi" w:cstheme="majorBidi"/>
                                <w:lang w:val="en"/>
                              </w:rPr>
                            </w:pPr>
                            <w:r w:rsidRPr="00FD1ACF">
                              <w:rPr>
                                <w:rFonts w:asciiTheme="majorBidi" w:hAnsiTheme="majorBidi" w:cstheme="majorBidi"/>
                              </w:rPr>
                              <w:t xml:space="preserve">Records after duplicates removed </w:t>
                            </w:r>
                            <w:r w:rsidRPr="00FD1ACF">
                              <w:rPr>
                                <w:rFonts w:asciiTheme="majorBidi" w:hAnsiTheme="majorBidi" w:cstheme="majorBidi"/>
                              </w:rPr>
                              <w:br/>
                              <w:t>(n = 397)</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1FB38BE" id="Rectangle 10" o:spid="_x0000_s1028" style="position:absolute;margin-left:106.85pt;margin-top:153.9pt;width:218.25pt;height: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">
                <v:textbox inset=",7.2pt,,7.2pt">
                  <w:txbxContent>
                    <w:p w:rsidR="00FD6D02" w:rsidRPr="00FD1ACF" w:rsidRDefault="00FD6D02" w:rsidP="00FD1ACF">
                      <w:pPr>
                        <w:jc w:val="center"/>
                        <w:rPr>
                          <w:rFonts w:asciiTheme="majorBidi" w:hAnsiTheme="majorBidi" w:cstheme="majorBidi"/>
                          <w:lang w:val="en"/>
                        </w:rPr>
                      </w:pPr>
                      <w:r w:rsidRPr="00FD1ACF">
                        <w:rPr>
                          <w:rFonts w:asciiTheme="majorBidi" w:hAnsiTheme="majorBidi" w:cstheme="majorBidi"/>
                        </w:rPr>
                        <w:t xml:space="preserve">Records after duplicates removed </w:t>
                      </w:r>
                      <w:r w:rsidRPr="00FD1ACF">
                        <w:rPr>
                          <w:rFonts w:asciiTheme="majorBidi" w:hAnsiTheme="majorBidi" w:cstheme="majorBidi"/>
                        </w:rPr>
                        <w:br/>
                        <w:t>(n = 397)</w:t>
                      </w:r>
                    </w:p>
                  </w:txbxContent>
                </v:textbox>
              </v:rect>
            </w:pict>
          </mc:Fallback>
        </mc:AlternateContent>
      </w:r>
    </w:p>
    <w:p w14:paraId="3F5712CF" w14:textId="77777777" w:rsidR="00FD1ACF" w:rsidRPr="00EA677D" w:rsidRDefault="00FD1ACF" w:rsidP="00FD1ACF">
      <w:r w:rsidRPr="00EA677D">
        <w:rPr>
          <w:noProof/>
          <w:lang w:val="en-US"/>
        </w:rPr>
        <mc:AlternateContent>
          <mc:Choice Requires="wps">
            <w:drawing>
              <wp:anchor distT="0" distB="0" distL="114300" distR="114300" simplePos="0" relativeHeight="251665408" behindDoc="0" locked="0" layoutInCell="1" allowOverlap="1" wp14:anchorId="74E56D4C" wp14:editId="209F0415">
                <wp:simplePos x="0" y="0"/>
                <wp:positionH relativeFrom="column">
                  <wp:posOffset>-965835</wp:posOffset>
                </wp:positionH>
                <wp:positionV relativeFrom="paragraph">
                  <wp:posOffset>391160</wp:posOffset>
                </wp:positionV>
                <wp:extent cx="1371600" cy="297180"/>
                <wp:effectExtent l="9525" t="9525" r="7620" b="9525"/>
                <wp:wrapNone/>
                <wp:docPr id="4"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297180"/>
                        </a:xfrm>
                        <a:prstGeom prst="roundRect">
                          <a:avLst>
                            <a:gd name="adj" fmla="val 16667"/>
                          </a:avLst>
                        </a:prstGeom>
                        <a:solidFill>
                          <a:srgbClr val="CCECFF"/>
                        </a:solidFill>
                        <a:ln w="9525">
                          <a:solidFill>
                            <a:srgbClr val="000000"/>
                          </a:solidFill>
                          <a:round/>
                          <a:headEnd/>
                          <a:tailEnd/>
                        </a:ln>
                      </wps:spPr>
                      <wps:txbx>
                        <w:txbxContent>
                          <w:p w14:paraId="05C33BFD" w14:textId="77777777" w:rsidR="00CC27FB" w:rsidRPr="00FD1ACF" w:rsidRDefault="00CC27FB" w:rsidP="00FD1ACF">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Identification</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6BA87A35" id="AutoShape 8" o:spid="_x0000_s1029" style="position:absolute;margin-left:-76.05pt;margin-top:30.8pt;width:108pt;height:23.4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" fillcolor="#ccecff">
                <v:textbox style="layout-flow:vertical;mso-layout-flow-alt:bottom-to-top" inset="3.6pt,,3.6pt">
                  <w:txbxContent>
                    <w:p w:rsidR="00FD6D02" w:rsidRPr="00FD1ACF" w:rsidRDefault="00FD6D02" w:rsidP="00FD1ACF">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Identification</w:t>
                      </w:r>
                    </w:p>
                  </w:txbxContent>
                </v:textbox>
              </v:roundrect>
            </w:pict>
          </mc:Fallback>
        </mc:AlternateContent>
      </w:r>
    </w:p>
    <w:p w14:paraId="0A796FDC" w14:textId="77777777" w:rsidR="00FD1ACF" w:rsidRPr="00EA677D" w:rsidRDefault="00FD1ACF" w:rsidP="00FD1ACF">
      <w:r w:rsidRPr="00EA677D">
        <w:rPr>
          <w:noProof/>
          <w:lang w:val="en-US"/>
        </w:rPr>
        <mc:AlternateContent>
          <mc:Choice Requires="wps">
            <w:drawing>
              <wp:anchor distT="0" distB="0" distL="114300" distR="114300" simplePos="0" relativeHeight="251666432" behindDoc="0" locked="0" layoutInCell="1" allowOverlap="1" wp14:anchorId="0F6C5CB1" wp14:editId="4B2CBB95">
                <wp:simplePos x="0" y="0"/>
                <wp:positionH relativeFrom="column">
                  <wp:posOffset>2915728</wp:posOffset>
                </wp:positionH>
                <wp:positionV relativeFrom="paragraph">
                  <wp:posOffset>168838</wp:posOffset>
                </wp:positionV>
                <wp:extent cx="2484120" cy="747886"/>
                <wp:effectExtent l="0" t="0" r="11430" b="14605"/>
                <wp:wrapNone/>
                <wp:docPr id="10"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4120" cy="747886"/>
                        </a:xfrm>
                        <a:prstGeom prst="rect">
                          <a:avLst/>
                        </a:prstGeom>
                        <a:solidFill>
                          <a:srgbClr val="FFFFFF"/>
                        </a:solidFill>
                        <a:ln w="9525">
                          <a:solidFill>
                            <a:srgbClr val="000000"/>
                          </a:solidFill>
                          <a:miter lim="800000"/>
                          <a:headEnd/>
                          <a:tailEnd/>
                        </a:ln>
                      </wps:spPr>
                      <wps:txbx>
                        <w:txbxContent>
                          <w:p w14:paraId="2C68D1DD" w14:textId="77777777" w:rsidR="00CC27FB" w:rsidRDefault="00CC27FB" w:rsidP="00FD1ACF">
                            <w:pPr>
                              <w:spacing w:after="0"/>
                              <w:jc w:val="center"/>
                              <w:rPr>
                                <w:rFonts w:asciiTheme="majorBidi" w:hAnsiTheme="majorBidi" w:cstheme="majorBidi"/>
                                <w:kern w:val="24"/>
                              </w:rPr>
                            </w:pPr>
                            <w:r w:rsidRPr="00FD1ACF">
                              <w:rPr>
                                <w:rFonts w:asciiTheme="majorBidi" w:hAnsiTheme="majorBidi" w:cstheme="majorBidi"/>
                                <w:kern w:val="24"/>
                              </w:rPr>
                              <w:t>Papers obtained from other sources, such as book chapter bibliographies</w:t>
                            </w:r>
                          </w:p>
                          <w:p w14:paraId="4C47DDA2" w14:textId="77777777" w:rsidR="00CC27FB" w:rsidRPr="00FD1ACF" w:rsidRDefault="00CC27FB" w:rsidP="00FD1ACF">
                            <w:pPr>
                              <w:spacing w:after="0"/>
                              <w:jc w:val="center"/>
                              <w:rPr>
                                <w:rFonts w:asciiTheme="majorBidi" w:hAnsiTheme="majorBidi" w:cstheme="majorBidi"/>
                                <w:kern w:val="24"/>
                              </w:rPr>
                            </w:pPr>
                            <w:r>
                              <w:rPr>
                                <w:rFonts w:asciiTheme="majorBidi" w:hAnsiTheme="majorBidi" w:cstheme="majorBidi"/>
                                <w:kern w:val="24"/>
                              </w:rPr>
                              <w:t>(n= 0)</w:t>
                            </w:r>
                          </w:p>
                          <w:p w14:paraId="7C0E5B3A" w14:textId="77777777" w:rsidR="00CC27FB" w:rsidRDefault="00CC27FB" w:rsidP="00FD1ACF">
                            <w:pPr>
                              <w:jc w:val="center"/>
                              <w:rPr>
                                <w:rFonts w:ascii="Calibri" w:hAnsi="Calibri"/>
                                <w:lang w:val="en"/>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D5DEB4C" id="Rectangle 9" o:spid="_x0000_s1030" style="position:absolute;margin-left:229.6pt;margin-top:13.3pt;width:195.6pt;height:58.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">
                <v:textbox inset=",7.2pt,,7.2pt">
                  <w:txbxContent>
                    <w:p w:rsidR="00FD6D02" w:rsidRDefault="00FD6D02" w:rsidP="00FD1ACF">
                      <w:pPr>
                        <w:spacing w:after="0"/>
                        <w:jc w:val="center"/>
                        <w:rPr>
                          <w:rFonts w:asciiTheme="majorBidi" w:hAnsiTheme="majorBidi" w:cstheme="majorBidi"/>
                          <w:kern w:val="24"/>
                        </w:rPr>
                      </w:pPr>
                      <w:r w:rsidRPr="00FD1ACF">
                        <w:rPr>
                          <w:rFonts w:asciiTheme="majorBidi" w:hAnsiTheme="majorBidi" w:cstheme="majorBidi"/>
                          <w:kern w:val="24"/>
                        </w:rPr>
                        <w:t>Papers obtained from other sources, such as book chapter bibliographies</w:t>
                      </w:r>
                    </w:p>
                    <w:p w:rsidR="00FD6D02" w:rsidRPr="00FD1ACF" w:rsidRDefault="00FD6D02" w:rsidP="00FD1ACF">
                      <w:pPr>
                        <w:spacing w:after="0"/>
                        <w:jc w:val="center"/>
                        <w:rPr>
                          <w:rFonts w:asciiTheme="majorBidi" w:hAnsiTheme="majorBidi" w:cstheme="majorBidi"/>
                          <w:kern w:val="24"/>
                        </w:rPr>
                      </w:pPr>
                      <w:r>
                        <w:rPr>
                          <w:rFonts w:asciiTheme="majorBidi" w:hAnsiTheme="majorBidi" w:cstheme="majorBidi"/>
                          <w:kern w:val="24"/>
                        </w:rPr>
                        <w:t>(n= 0)</w:t>
                      </w:r>
                    </w:p>
                    <w:p w:rsidR="00FD6D02" w:rsidRDefault="00FD6D02" w:rsidP="00FD1ACF">
                      <w:pPr>
                        <w:jc w:val="center"/>
                        <w:rPr>
                          <w:rFonts w:ascii="Calibri" w:hAnsi="Calibri"/>
                          <w:lang w:val="en"/>
                        </w:rPr>
                      </w:pPr>
                    </w:p>
                  </w:txbxContent>
                </v:textbox>
              </v:rect>
            </w:pict>
          </mc:Fallback>
        </mc:AlternateContent>
      </w:r>
    </w:p>
    <w:p w14:paraId="6FC50A89" w14:textId="77777777" w:rsidR="00FD1ACF" w:rsidRPr="00EA677D" w:rsidRDefault="00FD1ACF" w:rsidP="00FD1ACF"/>
    <w:p w14:paraId="75320BC6" w14:textId="77777777" w:rsidR="00FD1ACF" w:rsidRPr="00EA677D" w:rsidRDefault="00FD1ACF" w:rsidP="00FD1ACF"/>
    <w:p w14:paraId="1BFA9B40" w14:textId="77777777" w:rsidR="00FD1ACF" w:rsidRPr="00EA677D" w:rsidRDefault="00FD1ACF" w:rsidP="00FD1ACF"/>
    <w:p w14:paraId="7822A483" w14:textId="77777777" w:rsidR="00FD1ACF" w:rsidRPr="00EA677D" w:rsidRDefault="00FD1ACF" w:rsidP="00FD1ACF"/>
    <w:p w14:paraId="640E339E" w14:textId="77777777" w:rsidR="00FD1ACF" w:rsidRPr="00EA677D" w:rsidRDefault="00FD1ACF" w:rsidP="00FD1ACF">
      <w:r w:rsidRPr="00EA677D">
        <w:rPr>
          <w:noProof/>
          <w:lang w:val="en-US"/>
        </w:rPr>
        <mc:AlternateContent>
          <mc:Choice Requires="wps">
            <w:drawing>
              <wp:anchor distT="0" distB="0" distL="114300" distR="114300" simplePos="0" relativeHeight="251662336" behindDoc="0" locked="0" layoutInCell="1" allowOverlap="1" wp14:anchorId="0E250F56" wp14:editId="3EC9FF4E">
                <wp:simplePos x="0" y="0"/>
                <wp:positionH relativeFrom="column">
                  <wp:posOffset>-965834</wp:posOffset>
                </wp:positionH>
                <wp:positionV relativeFrom="paragraph">
                  <wp:posOffset>398463</wp:posOffset>
                </wp:positionV>
                <wp:extent cx="1371600" cy="297180"/>
                <wp:effectExtent l="9525" t="9525" r="7620" b="9525"/>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297180"/>
                        </a:xfrm>
                        <a:prstGeom prst="roundRect">
                          <a:avLst>
                            <a:gd name="adj" fmla="val 16667"/>
                          </a:avLst>
                        </a:prstGeom>
                        <a:solidFill>
                          <a:srgbClr val="CCECFF"/>
                        </a:solidFill>
                        <a:ln w="9525">
                          <a:solidFill>
                            <a:srgbClr val="000000"/>
                          </a:solidFill>
                          <a:round/>
                          <a:headEnd/>
                          <a:tailEnd/>
                        </a:ln>
                      </wps:spPr>
                      <wps:txbx>
                        <w:txbxContent>
                          <w:p w14:paraId="0E266107" w14:textId="77777777" w:rsidR="00CC27FB" w:rsidRPr="00FD1ACF" w:rsidRDefault="00CC27FB" w:rsidP="00FD1ACF">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Eligibility</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2D46C81B" id="AutoShape 5" o:spid="_x0000_s1031" style="position:absolute;margin-left:-76.05pt;margin-top:31.4pt;width:108pt;height:23.4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" fillcolor="#ccecff">
                <v:textbox style="layout-flow:vertical;mso-layout-flow-alt:bottom-to-top" inset="3.6pt,,3.6pt">
                  <w:txbxContent>
                    <w:p w:rsidR="00FD6D02" w:rsidRPr="00FD1ACF" w:rsidRDefault="00FD6D02" w:rsidP="00FD1ACF">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Eligibility</w:t>
                      </w:r>
                    </w:p>
                  </w:txbxContent>
                </v:textbox>
              </v:roundrect>
            </w:pict>
          </mc:Fallback>
        </mc:AlternateContent>
      </w:r>
    </w:p>
    <w:p w14:paraId="0FDF2252" w14:textId="77777777" w:rsidR="00FD1ACF" w:rsidRPr="00EA677D" w:rsidRDefault="00FD1ACF" w:rsidP="00FD1ACF"/>
    <w:p w14:paraId="7E34692B" w14:textId="77777777" w:rsidR="00FD1ACF" w:rsidRPr="00EA677D" w:rsidRDefault="00FD1ACF" w:rsidP="00FD1ACF">
      <w:r w:rsidRPr="00EA677D">
        <w:rPr>
          <w:noProof/>
          <w:lang w:val="en-US"/>
        </w:rPr>
        <mc:AlternateContent>
          <mc:Choice Requires="wps">
            <w:drawing>
              <wp:anchor distT="0" distB="0" distL="114300" distR="114300" simplePos="0" relativeHeight="251669504" behindDoc="0" locked="0" layoutInCell="1" allowOverlap="1" wp14:anchorId="66541B7D" wp14:editId="43AF878A">
                <wp:simplePos x="0" y="0"/>
                <wp:positionH relativeFrom="column">
                  <wp:posOffset>4229100</wp:posOffset>
                </wp:positionH>
                <wp:positionV relativeFrom="paragraph">
                  <wp:posOffset>10795</wp:posOffset>
                </wp:positionV>
                <wp:extent cx="1866900" cy="1066800"/>
                <wp:effectExtent l="0" t="0" r="19050" b="19050"/>
                <wp:wrapNone/>
                <wp:docPr id="1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6900" cy="1066800"/>
                        </a:xfrm>
                        <a:prstGeom prst="rect">
                          <a:avLst/>
                        </a:prstGeom>
                        <a:solidFill>
                          <a:srgbClr val="FFFFFF"/>
                        </a:solidFill>
                        <a:ln w="9525">
                          <a:solidFill>
                            <a:srgbClr val="000000"/>
                          </a:solidFill>
                          <a:miter lim="800000"/>
                          <a:headEnd/>
                          <a:tailEnd/>
                        </a:ln>
                      </wps:spPr>
                      <wps:txbx>
                        <w:txbxContent>
                          <w:p w14:paraId="4A42DAE0" w14:textId="77777777" w:rsidR="00CC27FB" w:rsidRPr="00FD1ACF" w:rsidRDefault="00CC27FB" w:rsidP="00FD1ACF">
                            <w:pPr>
                              <w:jc w:val="center"/>
                              <w:rPr>
                                <w:rFonts w:asciiTheme="majorBidi" w:hAnsiTheme="majorBidi" w:cstheme="majorBidi"/>
                              </w:rPr>
                            </w:pPr>
                            <w:r w:rsidRPr="00FD1ACF">
                              <w:rPr>
                                <w:rFonts w:asciiTheme="majorBidi" w:hAnsiTheme="majorBidi" w:cstheme="majorBidi"/>
                              </w:rPr>
                              <w:t>Records excluded for: relevance, review, opinion or idea paper, focus on one spices, qualitative, not English.</w:t>
                            </w:r>
                          </w:p>
                          <w:p w14:paraId="01D3A935" w14:textId="77777777" w:rsidR="00CC27FB" w:rsidRDefault="00CC27FB" w:rsidP="00FD1ACF">
                            <w:pPr>
                              <w:jc w:val="center"/>
                              <w:rPr>
                                <w:rFonts w:ascii="Calibri" w:hAnsi="Calibri"/>
                                <w:lang w:val="en"/>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E75A39F" id="Rectangle 12" o:spid="_x0000_s1032" style="position:absolute;margin-left:333pt;margin-top:.85pt;width:147pt;height:8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">
                <v:textbox inset=",7.2pt,,7.2pt">
                  <w:txbxContent>
                    <w:p w:rsidR="00FD6D02" w:rsidRPr="00FD1ACF" w:rsidRDefault="00FD6D02" w:rsidP="00FD1ACF">
                      <w:pPr>
                        <w:jc w:val="center"/>
                        <w:rPr>
                          <w:rFonts w:asciiTheme="majorBidi" w:hAnsiTheme="majorBidi" w:cstheme="majorBidi"/>
                        </w:rPr>
                      </w:pPr>
                      <w:r w:rsidRPr="00FD1ACF">
                        <w:rPr>
                          <w:rFonts w:asciiTheme="majorBidi" w:hAnsiTheme="majorBidi" w:cstheme="majorBidi"/>
                        </w:rPr>
                        <w:t>Records excluded for: relevance, review, opinion or idea paper, focus on one spices, qualitative, not English.</w:t>
                      </w:r>
                    </w:p>
                    <w:p w:rsidR="00FD6D02" w:rsidRDefault="00FD6D02" w:rsidP="00FD1ACF">
                      <w:pPr>
                        <w:jc w:val="center"/>
                        <w:rPr>
                          <w:rFonts w:ascii="Calibri" w:hAnsi="Calibri"/>
                          <w:lang w:val="en"/>
                        </w:rPr>
                      </w:pPr>
                    </w:p>
                  </w:txbxContent>
                </v:textbox>
              </v:rect>
            </w:pict>
          </mc:Fallback>
        </mc:AlternateContent>
      </w:r>
      <w:r w:rsidRPr="00EA677D">
        <w:rPr>
          <w:noProof/>
          <w:lang w:val="en-US"/>
        </w:rPr>
        <mc:AlternateContent>
          <mc:Choice Requires="wps">
            <w:drawing>
              <wp:anchor distT="0" distB="0" distL="114300" distR="114300" simplePos="0" relativeHeight="251668480" behindDoc="0" locked="0" layoutInCell="1" allowOverlap="1" wp14:anchorId="3FEFA002" wp14:editId="66DA55A0">
                <wp:simplePos x="0" y="0"/>
                <wp:positionH relativeFrom="column">
                  <wp:posOffset>1905000</wp:posOffset>
                </wp:positionH>
                <wp:positionV relativeFrom="paragraph">
                  <wp:posOffset>288925</wp:posOffset>
                </wp:positionV>
                <wp:extent cx="1670050" cy="704850"/>
                <wp:effectExtent l="0" t="0" r="25400" b="19050"/>
                <wp:wrapNone/>
                <wp:docPr id="1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0050" cy="704850"/>
                        </a:xfrm>
                        <a:prstGeom prst="rect">
                          <a:avLst/>
                        </a:prstGeom>
                        <a:solidFill>
                          <a:srgbClr val="FFFFFF"/>
                        </a:solidFill>
                        <a:ln w="9525">
                          <a:solidFill>
                            <a:srgbClr val="000000"/>
                          </a:solidFill>
                          <a:miter lim="800000"/>
                          <a:headEnd/>
                          <a:tailEnd/>
                        </a:ln>
                      </wps:spPr>
                      <wps:txbx>
                        <w:txbxContent>
                          <w:p w14:paraId="4B17C691" w14:textId="77777777" w:rsidR="00CC27FB" w:rsidRPr="00FD1ACF" w:rsidRDefault="00CC27FB" w:rsidP="00FD1ACF">
                            <w:pPr>
                              <w:jc w:val="center"/>
                              <w:rPr>
                                <w:rFonts w:asciiTheme="majorBidi" w:hAnsiTheme="majorBidi" w:cstheme="majorBidi"/>
                              </w:rPr>
                            </w:pPr>
                            <w:r w:rsidRPr="00FD1ACF">
                              <w:rPr>
                                <w:rFonts w:asciiTheme="majorBidi" w:hAnsiTheme="majorBidi" w:cstheme="majorBidi"/>
                              </w:rPr>
                              <w:t>Records screened by abstract (n = 397)</w:t>
                            </w:r>
                            <w:r w:rsidRPr="00FD1ACF">
                              <w:rPr>
                                <w:rFonts w:asciiTheme="majorBidi" w:hAnsiTheme="majorBidi" w:cstheme="majorBidi"/>
                              </w:rPr>
                              <w:br/>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52C3162" id="Rectangle 11" o:spid="_x0000_s1033" style="position:absolute;margin-left:150pt;margin-top:22.75pt;width:131.5pt;height:5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">
                <v:textbox inset=",7.2pt,,7.2pt">
                  <w:txbxContent>
                    <w:p w:rsidR="00FD6D02" w:rsidRPr="00FD1ACF" w:rsidRDefault="00FD6D02" w:rsidP="00FD1ACF">
                      <w:pPr>
                        <w:jc w:val="center"/>
                        <w:rPr>
                          <w:rFonts w:asciiTheme="majorBidi" w:hAnsiTheme="majorBidi" w:cstheme="majorBidi"/>
                        </w:rPr>
                      </w:pPr>
                      <w:r w:rsidRPr="00FD1ACF">
                        <w:rPr>
                          <w:rFonts w:asciiTheme="majorBidi" w:hAnsiTheme="majorBidi" w:cstheme="majorBidi"/>
                        </w:rPr>
                        <w:t>Records screened by abstract (n = 397)</w:t>
                      </w:r>
                      <w:r w:rsidRPr="00FD1ACF">
                        <w:rPr>
                          <w:rFonts w:asciiTheme="majorBidi" w:hAnsiTheme="majorBidi" w:cstheme="majorBidi"/>
                        </w:rPr>
                        <w:br/>
                      </w:r>
                    </w:p>
                  </w:txbxContent>
                </v:textbox>
              </v:rect>
            </w:pict>
          </mc:Fallback>
        </mc:AlternateContent>
      </w:r>
    </w:p>
    <w:p w14:paraId="3BB39E77" w14:textId="77777777" w:rsidR="00FD1ACF" w:rsidRPr="00EA677D" w:rsidRDefault="00FD1ACF" w:rsidP="00FD1ACF"/>
    <w:p w14:paraId="74D32134" w14:textId="77777777" w:rsidR="00FD1ACF" w:rsidRPr="00EA677D" w:rsidRDefault="00FD1ACF" w:rsidP="00FD1ACF"/>
    <w:p w14:paraId="62ADD042" w14:textId="77777777" w:rsidR="00FD1ACF" w:rsidRPr="00EA677D" w:rsidRDefault="00FD1ACF" w:rsidP="00FD1ACF"/>
    <w:p w14:paraId="411B644B" w14:textId="77777777" w:rsidR="00FD1ACF" w:rsidRPr="00EA677D" w:rsidRDefault="00FD1ACF" w:rsidP="00FD1ACF">
      <w:r w:rsidRPr="00EA677D">
        <w:rPr>
          <w:noProof/>
          <w:lang w:val="en-US"/>
        </w:rPr>
        <mc:AlternateContent>
          <mc:Choice Requires="wps">
            <w:drawing>
              <wp:anchor distT="0" distB="0" distL="114300" distR="114300" simplePos="0" relativeHeight="251660288" behindDoc="0" locked="0" layoutInCell="1" allowOverlap="1" wp14:anchorId="6113C05A" wp14:editId="4DC725BF">
                <wp:simplePos x="0" y="0"/>
                <wp:positionH relativeFrom="column">
                  <wp:posOffset>-981391</wp:posOffset>
                </wp:positionH>
                <wp:positionV relativeFrom="paragraph">
                  <wp:posOffset>300990</wp:posOffset>
                </wp:positionV>
                <wp:extent cx="1371600" cy="324802"/>
                <wp:effectExtent l="9207" t="0" r="28258" b="28257"/>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324802"/>
                        </a:xfrm>
                        <a:prstGeom prst="roundRect">
                          <a:avLst>
                            <a:gd name="adj" fmla="val 16667"/>
                          </a:avLst>
                        </a:prstGeom>
                        <a:solidFill>
                          <a:srgbClr val="CCECFF"/>
                        </a:solidFill>
                        <a:ln w="9525">
                          <a:solidFill>
                            <a:srgbClr val="000000"/>
                          </a:solidFill>
                          <a:round/>
                          <a:headEnd/>
                          <a:tailEnd/>
                        </a:ln>
                      </wps:spPr>
                      <wps:txbx>
                        <w:txbxContent>
                          <w:p w14:paraId="54B1DCEF" w14:textId="77777777" w:rsidR="00CC27FB" w:rsidRPr="00FD1ACF" w:rsidRDefault="00CC27FB" w:rsidP="00FD1ACF">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Screening</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574567DC" id="AutoShape 3" o:spid="_x0000_s1034" style="position:absolute;margin-left:-77.25pt;margin-top:23.7pt;width:108pt;height:25.5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" fillcolor="#ccecff">
                <v:textbox style="layout-flow:vertical;mso-layout-flow-alt:bottom-to-top" inset="3.6pt,,3.6pt">
                  <w:txbxContent>
                    <w:p w:rsidR="00FD6D02" w:rsidRPr="00FD1ACF" w:rsidRDefault="00FD6D02" w:rsidP="00FD1ACF">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Screening</w:t>
                      </w:r>
                    </w:p>
                  </w:txbxContent>
                </v:textbox>
              </v:roundrect>
            </w:pict>
          </mc:Fallback>
        </mc:AlternateContent>
      </w:r>
    </w:p>
    <w:p w14:paraId="52E375CD" w14:textId="77777777" w:rsidR="00FD1ACF" w:rsidRPr="00EA677D" w:rsidRDefault="00FD1ACF" w:rsidP="00FD1ACF">
      <w:r w:rsidRPr="00EA677D">
        <w:rPr>
          <w:noProof/>
          <w:lang w:val="en-US"/>
        </w:rPr>
        <mc:AlternateContent>
          <mc:Choice Requires="wps">
            <w:drawing>
              <wp:anchor distT="0" distB="0" distL="114300" distR="114300" simplePos="0" relativeHeight="251671552" behindDoc="0" locked="0" layoutInCell="1" allowOverlap="1" wp14:anchorId="6BFFDD30" wp14:editId="51D55B3E">
                <wp:simplePos x="0" y="0"/>
                <wp:positionH relativeFrom="column">
                  <wp:posOffset>4229100</wp:posOffset>
                </wp:positionH>
                <wp:positionV relativeFrom="paragraph">
                  <wp:posOffset>11430</wp:posOffset>
                </wp:positionV>
                <wp:extent cx="1866900" cy="952500"/>
                <wp:effectExtent l="0" t="0" r="19050" b="19050"/>
                <wp:wrapNone/>
                <wp:docPr id="1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6900" cy="952500"/>
                        </a:xfrm>
                        <a:prstGeom prst="rect">
                          <a:avLst/>
                        </a:prstGeom>
                        <a:solidFill>
                          <a:srgbClr val="FFFFFF"/>
                        </a:solidFill>
                        <a:ln w="9525">
                          <a:solidFill>
                            <a:srgbClr val="000000"/>
                          </a:solidFill>
                          <a:miter lim="800000"/>
                          <a:headEnd/>
                          <a:tailEnd/>
                        </a:ln>
                      </wps:spPr>
                      <wps:txbx>
                        <w:txbxContent>
                          <w:p w14:paraId="2C495995" w14:textId="77777777" w:rsidR="00CC27FB" w:rsidRPr="00FD1ACF" w:rsidRDefault="00CC27FB" w:rsidP="00FD1ACF">
                            <w:pPr>
                              <w:jc w:val="center"/>
                              <w:rPr>
                                <w:rFonts w:asciiTheme="majorBidi" w:hAnsiTheme="majorBidi" w:cstheme="majorBidi"/>
                              </w:rPr>
                            </w:pPr>
                            <w:r w:rsidRPr="00FD1ACF">
                              <w:rPr>
                                <w:rFonts w:asciiTheme="majorBidi" w:hAnsiTheme="majorBidi" w:cstheme="majorBidi"/>
                              </w:rPr>
                              <w:t>Full-text articles excluded:</w:t>
                            </w:r>
                          </w:p>
                          <w:p w14:paraId="14FE65E6" w14:textId="77777777" w:rsidR="00CC27FB" w:rsidRPr="00FD1ACF" w:rsidRDefault="00CC27FB" w:rsidP="00FD1ACF">
                            <w:pPr>
                              <w:spacing w:line="240" w:lineRule="auto"/>
                              <w:rPr>
                                <w:rFonts w:asciiTheme="majorBidi" w:hAnsiTheme="majorBidi" w:cstheme="majorBidi"/>
                                <w:lang w:val="en"/>
                              </w:rPr>
                            </w:pPr>
                            <w:r w:rsidRPr="00FD1ACF">
                              <w:rPr>
                                <w:rFonts w:asciiTheme="majorBidi" w:hAnsiTheme="majorBidi" w:cstheme="majorBidi"/>
                              </w:rPr>
                              <w:t>Not reporting richness or diversity,</w:t>
                            </w:r>
                            <w:r>
                              <w:rPr>
                                <w:rFonts w:asciiTheme="majorBidi" w:hAnsiTheme="majorBidi" w:cstheme="majorBidi"/>
                              </w:rPr>
                              <w:t xml:space="preserve"> number of records,</w:t>
                            </w:r>
                            <w:r w:rsidRPr="00FD1ACF">
                              <w:rPr>
                                <w:rFonts w:asciiTheme="majorBidi" w:hAnsiTheme="majorBidi" w:cstheme="majorBidi"/>
                              </w:rPr>
                              <w:t xml:space="preserve"> and any measure of duration.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9406078" id="Rectangle 14" o:spid="_x0000_s1035" style="position:absolute;margin-left:333pt;margin-top:.9pt;width:147pt;height: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">
                <v:textbox inset=",7.2pt,,7.2pt">
                  <w:txbxContent>
                    <w:p w:rsidR="00FD6D02" w:rsidRPr="00FD1ACF" w:rsidRDefault="00FD6D02" w:rsidP="00FD1ACF">
                      <w:pPr>
                        <w:jc w:val="center"/>
                        <w:rPr>
                          <w:rFonts w:asciiTheme="majorBidi" w:hAnsiTheme="majorBidi" w:cstheme="majorBidi"/>
                        </w:rPr>
                      </w:pPr>
                      <w:r w:rsidRPr="00FD1ACF">
                        <w:rPr>
                          <w:rFonts w:asciiTheme="majorBidi" w:hAnsiTheme="majorBidi" w:cstheme="majorBidi"/>
                        </w:rPr>
                        <w:t>Full-text articles excluded:</w:t>
                      </w:r>
                    </w:p>
                    <w:p w:rsidR="00FD6D02" w:rsidRPr="00FD1ACF" w:rsidRDefault="00FD6D02" w:rsidP="00FD1ACF">
                      <w:pPr>
                        <w:spacing w:line="240" w:lineRule="auto"/>
                        <w:rPr>
                          <w:rFonts w:asciiTheme="majorBidi" w:hAnsiTheme="majorBidi" w:cstheme="majorBidi"/>
                          <w:lang w:val="en"/>
                        </w:rPr>
                      </w:pPr>
                      <w:r w:rsidRPr="00FD1ACF">
                        <w:rPr>
                          <w:rFonts w:asciiTheme="majorBidi" w:hAnsiTheme="majorBidi" w:cstheme="majorBidi"/>
                        </w:rPr>
                        <w:t>Not reporting richness or diversity,</w:t>
                      </w:r>
                      <w:r>
                        <w:rPr>
                          <w:rFonts w:asciiTheme="majorBidi" w:hAnsiTheme="majorBidi" w:cstheme="majorBidi"/>
                        </w:rPr>
                        <w:t xml:space="preserve"> number of records,</w:t>
                      </w:r>
                      <w:r w:rsidRPr="00FD1ACF">
                        <w:rPr>
                          <w:rFonts w:asciiTheme="majorBidi" w:hAnsiTheme="majorBidi" w:cstheme="majorBidi"/>
                        </w:rPr>
                        <w:t xml:space="preserve"> and any measure of duration. </w:t>
                      </w:r>
                    </w:p>
                  </w:txbxContent>
                </v:textbox>
              </v:rect>
            </w:pict>
          </mc:Fallback>
        </mc:AlternateContent>
      </w:r>
    </w:p>
    <w:p w14:paraId="7B2B0A2B" w14:textId="77777777" w:rsidR="00FD1ACF" w:rsidRPr="00EA677D" w:rsidRDefault="00FD1ACF" w:rsidP="00FD1ACF"/>
    <w:p w14:paraId="3D320583" w14:textId="77777777" w:rsidR="00FD1ACF" w:rsidRPr="00EA677D" w:rsidRDefault="00FD1ACF" w:rsidP="00FD1ACF">
      <w:r w:rsidRPr="00EA677D">
        <w:rPr>
          <w:noProof/>
          <w:lang w:val="en-US"/>
        </w:rPr>
        <mc:AlternateContent>
          <mc:Choice Requires="wps">
            <w:drawing>
              <wp:anchor distT="0" distB="0" distL="114300" distR="114300" simplePos="0" relativeHeight="251672576" behindDoc="0" locked="0" layoutInCell="1" allowOverlap="1" wp14:anchorId="011A4D71" wp14:editId="69199B73">
                <wp:simplePos x="0" y="0"/>
                <wp:positionH relativeFrom="column">
                  <wp:posOffset>1885950</wp:posOffset>
                </wp:positionH>
                <wp:positionV relativeFrom="paragraph">
                  <wp:posOffset>268604</wp:posOffset>
                </wp:positionV>
                <wp:extent cx="1714500" cy="638175"/>
                <wp:effectExtent l="0" t="0" r="19050" b="28575"/>
                <wp:wrapNone/>
                <wp:docPr id="19"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638175"/>
                        </a:xfrm>
                        <a:prstGeom prst="rect">
                          <a:avLst/>
                        </a:prstGeom>
                        <a:solidFill>
                          <a:srgbClr val="FFFFFF"/>
                        </a:solidFill>
                        <a:ln w="9525">
                          <a:solidFill>
                            <a:srgbClr val="000000"/>
                          </a:solidFill>
                          <a:miter lim="800000"/>
                          <a:headEnd/>
                          <a:tailEnd/>
                        </a:ln>
                      </wps:spPr>
                      <wps:txbx>
                        <w:txbxContent>
                          <w:p w14:paraId="24A9FC04" w14:textId="77777777" w:rsidR="00CC27FB" w:rsidRPr="00FD1ACF" w:rsidRDefault="00CC27FB" w:rsidP="00FD1ACF">
                            <w:pPr>
                              <w:jc w:val="center"/>
                              <w:rPr>
                                <w:rFonts w:asciiTheme="majorBidi" w:hAnsiTheme="majorBidi" w:cstheme="majorBidi"/>
                              </w:rPr>
                            </w:pPr>
                            <w:r w:rsidRPr="00FD1ACF">
                              <w:rPr>
                                <w:rFonts w:asciiTheme="majorBidi" w:hAnsiTheme="majorBidi" w:cstheme="majorBidi"/>
                              </w:rPr>
                              <w:t xml:space="preserve">Include in synthesis </w:t>
                            </w:r>
                          </w:p>
                          <w:p w14:paraId="2835FBD9" w14:textId="77777777" w:rsidR="00CC27FB" w:rsidRPr="00FD1ACF" w:rsidRDefault="00CC27FB" w:rsidP="00FD1ACF">
                            <w:pPr>
                              <w:jc w:val="center"/>
                              <w:rPr>
                                <w:rFonts w:asciiTheme="majorBidi" w:hAnsiTheme="majorBidi" w:cstheme="majorBidi"/>
                              </w:rPr>
                            </w:pPr>
                            <w:r w:rsidRPr="00FD1ACF">
                              <w:rPr>
                                <w:rFonts w:asciiTheme="majorBidi" w:hAnsiTheme="majorBidi" w:cstheme="majorBidi"/>
                              </w:rPr>
                              <w:t>(</w:t>
                            </w:r>
                            <w:proofErr w:type="gramStart"/>
                            <w:r w:rsidRPr="00FD1ACF">
                              <w:rPr>
                                <w:rFonts w:asciiTheme="majorBidi" w:hAnsiTheme="majorBidi" w:cstheme="majorBidi"/>
                              </w:rPr>
                              <w:t>n</w:t>
                            </w:r>
                            <w:proofErr w:type="gramEnd"/>
                            <w:r w:rsidRPr="00FD1ACF">
                              <w:rPr>
                                <w:rFonts w:asciiTheme="majorBidi" w:hAnsiTheme="majorBidi" w:cstheme="majorBidi"/>
                              </w:rPr>
                              <w:t xml:space="preserve"> =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63AD588" id="Rectangle 15" o:spid="_x0000_s1036" style="position:absolute;margin-left:148.5pt;margin-top:21.15pt;width:135pt;height:5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">
                <v:textbox inset=",7.2pt,,7.2pt">
                  <w:txbxContent>
                    <w:p w:rsidR="00FD6D02" w:rsidRPr="00FD1ACF" w:rsidRDefault="00FD6D02" w:rsidP="00FD1ACF">
                      <w:pPr>
                        <w:jc w:val="center"/>
                        <w:rPr>
                          <w:rFonts w:asciiTheme="majorBidi" w:hAnsiTheme="majorBidi" w:cstheme="majorBidi"/>
                        </w:rPr>
                      </w:pPr>
                      <w:r w:rsidRPr="00FD1ACF">
                        <w:rPr>
                          <w:rFonts w:asciiTheme="majorBidi" w:hAnsiTheme="majorBidi" w:cstheme="majorBidi"/>
                        </w:rPr>
                        <w:t xml:space="preserve">Include in synthesis </w:t>
                      </w:r>
                    </w:p>
                    <w:p w:rsidR="00FD6D02" w:rsidRPr="00FD1ACF" w:rsidRDefault="00FD6D02" w:rsidP="00FD1ACF">
                      <w:pPr>
                        <w:jc w:val="center"/>
                        <w:rPr>
                          <w:rFonts w:asciiTheme="majorBidi" w:hAnsiTheme="majorBidi" w:cstheme="majorBidi"/>
                        </w:rPr>
                      </w:pPr>
                      <w:r w:rsidRPr="00FD1ACF">
                        <w:rPr>
                          <w:rFonts w:asciiTheme="majorBidi" w:hAnsiTheme="majorBidi" w:cstheme="majorBidi"/>
                        </w:rPr>
                        <w:t xml:space="preserve">(n </w:t>
                      </w:r>
                      <w:proofErr w:type="gramStart"/>
                      <w:r w:rsidRPr="00FD1ACF">
                        <w:rPr>
                          <w:rFonts w:asciiTheme="majorBidi" w:hAnsiTheme="majorBidi" w:cstheme="majorBidi"/>
                        </w:rPr>
                        <w:t>= )</w:t>
                      </w:r>
                      <w:proofErr w:type="gramEnd"/>
                    </w:p>
                  </w:txbxContent>
                </v:textbox>
              </v:rect>
            </w:pict>
          </mc:Fallback>
        </mc:AlternateContent>
      </w:r>
    </w:p>
    <w:p w14:paraId="430A5007" w14:textId="77777777" w:rsidR="00FD1ACF" w:rsidRPr="00EA677D" w:rsidRDefault="00FD1ACF" w:rsidP="00FD1ACF"/>
    <w:p w14:paraId="7DACE36C" w14:textId="77777777" w:rsidR="00FD1ACF" w:rsidRPr="00EA677D" w:rsidRDefault="00FD1ACF" w:rsidP="00FD1ACF"/>
    <w:p w14:paraId="6C9D9FFE" w14:textId="77777777" w:rsidR="00FD1ACF" w:rsidRPr="00EA677D" w:rsidRDefault="00FD1ACF" w:rsidP="00FD1ACF"/>
    <w:p w14:paraId="760FB38E" w14:textId="77777777" w:rsidR="00FD1ACF" w:rsidRPr="00EA677D" w:rsidRDefault="00FD1ACF" w:rsidP="00FD1ACF">
      <w:r w:rsidRPr="00EA677D">
        <w:rPr>
          <w:noProof/>
          <w:lang w:val="en-US"/>
        </w:rPr>
        <mc:AlternateContent>
          <mc:Choice Requires="wps">
            <w:drawing>
              <wp:anchor distT="0" distB="0" distL="114300" distR="114300" simplePos="0" relativeHeight="251679744" behindDoc="0" locked="0" layoutInCell="1" allowOverlap="1" wp14:anchorId="166D7BD9" wp14:editId="0134F673">
                <wp:simplePos x="0" y="0"/>
                <wp:positionH relativeFrom="margin">
                  <wp:align>center</wp:align>
                </wp:positionH>
                <wp:positionV relativeFrom="paragraph">
                  <wp:posOffset>135890</wp:posOffset>
                </wp:positionV>
                <wp:extent cx="5105400" cy="1095375"/>
                <wp:effectExtent l="0" t="0" r="19050" b="28575"/>
                <wp:wrapNone/>
                <wp:docPr id="21"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0" cy="1095375"/>
                        </a:xfrm>
                        <a:prstGeom prst="rect">
                          <a:avLst/>
                        </a:prstGeom>
                        <a:solidFill>
                          <a:srgbClr val="FFFFFF"/>
                        </a:solidFill>
                        <a:ln w="9525">
                          <a:solidFill>
                            <a:srgbClr val="000000"/>
                          </a:solidFill>
                          <a:miter lim="800000"/>
                          <a:headEnd/>
                          <a:tailEnd/>
                        </a:ln>
                      </wps:spPr>
                      <wps:txbx>
                        <w:txbxContent>
                          <w:p w14:paraId="650256CA" w14:textId="77777777" w:rsidR="00CC27FB" w:rsidRDefault="00CC27FB" w:rsidP="00FD1ACF">
                            <w:pPr>
                              <w:spacing w:after="0"/>
                              <w:jc w:val="center"/>
                              <w:rPr>
                                <w:rFonts w:asciiTheme="majorBidi" w:hAnsiTheme="majorBidi" w:cstheme="majorBidi"/>
                              </w:rPr>
                            </w:pPr>
                            <w:r w:rsidRPr="00FD1ACF">
                              <w:rPr>
                                <w:rFonts w:asciiTheme="majorBidi" w:hAnsiTheme="majorBidi" w:cstheme="majorBidi"/>
                              </w:rPr>
                              <w:t xml:space="preserve">Extracted data: </w:t>
                            </w:r>
                          </w:p>
                          <w:p w14:paraId="25C866BD" w14:textId="77777777" w:rsidR="00CC27FB" w:rsidRPr="00FD1ACF" w:rsidRDefault="00CC27FB" w:rsidP="00FD1ACF">
                            <w:pPr>
                              <w:spacing w:after="0"/>
                              <w:jc w:val="center"/>
                              <w:rPr>
                                <w:rFonts w:asciiTheme="majorBidi" w:hAnsiTheme="majorBidi" w:cstheme="majorBidi"/>
                              </w:rPr>
                            </w:pPr>
                            <w:r>
                              <w:rPr>
                                <w:rFonts w:asciiTheme="majorBidi" w:hAnsiTheme="majorBidi" w:cstheme="majorBidi"/>
                              </w:rPr>
                              <w:t xml:space="preserve">Location (lat, long), duration.hours, duration.months, camera trap days, number of records, animal richness, scientific name, year, number of cameras, number of sites, month of study, type of ecosystem, study design, and some measure of temperature for study period </w:t>
                            </w:r>
                          </w:p>
                          <w:p w14:paraId="141A34F5" w14:textId="77777777" w:rsidR="00CC27FB" w:rsidRDefault="00CC27FB" w:rsidP="00FD1ACF">
                            <w:pPr>
                              <w:jc w:val="center"/>
                              <w:rPr>
                                <w:rFonts w:ascii="Calibri" w:hAnsi="Calibri"/>
                                <w:lang w:val="en"/>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CB2EE8B" id="Rectangle 26" o:spid="_x0000_s1037" style="position:absolute;margin-left:0;margin-top:10.7pt;width:402pt;height:86.2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">
                <v:textbox inset=",7.2pt,,7.2pt">
                  <w:txbxContent>
                    <w:p w:rsidR="00FD6D02" w:rsidRDefault="00FD6D02" w:rsidP="00FD1ACF">
                      <w:pPr>
                        <w:spacing w:after="0"/>
                        <w:jc w:val="center"/>
                        <w:rPr>
                          <w:rFonts w:asciiTheme="majorBidi" w:hAnsiTheme="majorBidi" w:cstheme="majorBidi"/>
                        </w:rPr>
                      </w:pPr>
                      <w:r w:rsidRPr="00FD1ACF">
                        <w:rPr>
                          <w:rFonts w:asciiTheme="majorBidi" w:hAnsiTheme="majorBidi" w:cstheme="majorBidi"/>
                        </w:rPr>
                        <w:t xml:space="preserve">Extracted data: </w:t>
                      </w:r>
                    </w:p>
                    <w:p w:rsidR="00FD6D02" w:rsidRPr="00FD1ACF" w:rsidRDefault="00FD6D02" w:rsidP="00FD1ACF">
                      <w:pPr>
                        <w:spacing w:after="0"/>
                        <w:jc w:val="center"/>
                        <w:rPr>
                          <w:rFonts w:asciiTheme="majorBidi" w:hAnsiTheme="majorBidi" w:cstheme="majorBidi"/>
                        </w:rPr>
                      </w:pPr>
                      <w:r>
                        <w:rPr>
                          <w:rFonts w:asciiTheme="majorBidi" w:hAnsiTheme="majorBidi" w:cstheme="majorBidi"/>
                        </w:rPr>
                        <w:t xml:space="preserve">Location (lat, long), duration.hours, duration.months, camera trap days, number of records, animal richness, scientific name, year, number of cameras, number of sites, month of study, type of ecosystem, study design, and some measure of temperature for study period </w:t>
                      </w:r>
                    </w:p>
                    <w:p w:rsidR="00FD6D02" w:rsidRDefault="00FD6D02" w:rsidP="00FD1ACF">
                      <w:pPr>
                        <w:jc w:val="center"/>
                        <w:rPr>
                          <w:rFonts w:ascii="Calibri" w:hAnsi="Calibri"/>
                          <w:lang w:val="en"/>
                        </w:rPr>
                      </w:pPr>
                    </w:p>
                  </w:txbxContent>
                </v:textbox>
                <w10:wrap anchorx="margin"/>
              </v:rect>
            </w:pict>
          </mc:Fallback>
        </mc:AlternateContent>
      </w:r>
      <w:r w:rsidRPr="00EA677D">
        <w:rPr>
          <w:noProof/>
          <w:lang w:val="en-US"/>
        </w:rPr>
        <mc:AlternateContent>
          <mc:Choice Requires="wps">
            <w:drawing>
              <wp:anchor distT="0" distB="0" distL="114300" distR="114300" simplePos="0" relativeHeight="251661312" behindDoc="0" locked="0" layoutInCell="1" allowOverlap="1" wp14:anchorId="67DF393F" wp14:editId="79A40AD0">
                <wp:simplePos x="0" y="0"/>
                <wp:positionH relativeFrom="column">
                  <wp:posOffset>-961548</wp:posOffset>
                </wp:positionH>
                <wp:positionV relativeFrom="paragraph">
                  <wp:posOffset>215105</wp:posOffset>
                </wp:positionV>
                <wp:extent cx="1371600" cy="343853"/>
                <wp:effectExtent l="0" t="318" r="18733" b="18732"/>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343853"/>
                        </a:xfrm>
                        <a:prstGeom prst="roundRect">
                          <a:avLst>
                            <a:gd name="adj" fmla="val 16667"/>
                          </a:avLst>
                        </a:prstGeom>
                        <a:solidFill>
                          <a:srgbClr val="CCECFF"/>
                        </a:solidFill>
                        <a:ln w="9525">
                          <a:solidFill>
                            <a:srgbClr val="000000"/>
                          </a:solidFill>
                          <a:round/>
                          <a:headEnd/>
                          <a:tailEnd/>
                        </a:ln>
                      </wps:spPr>
                      <wps:txbx>
                        <w:txbxContent>
                          <w:p w14:paraId="40C25F77" w14:textId="77777777" w:rsidR="00CC27FB" w:rsidRPr="00FD1ACF" w:rsidRDefault="00CC27FB" w:rsidP="00FD1ACF">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Included</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06C9A71E" id="AutoShape 4" o:spid="_x0000_s1038" style="position:absolute;margin-left:-75.7pt;margin-top:16.95pt;width:108pt;height:27.1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" fillcolor="#ccecff">
                <v:textbox style="layout-flow:vertical;mso-layout-flow-alt:bottom-to-top" inset="3.6pt,,3.6pt">
                  <w:txbxContent>
                    <w:p w:rsidR="00FD6D02" w:rsidRPr="00FD1ACF" w:rsidRDefault="00FD6D02" w:rsidP="00FD1ACF">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Included</w:t>
                      </w:r>
                    </w:p>
                  </w:txbxContent>
                </v:textbox>
              </v:roundrect>
            </w:pict>
          </mc:Fallback>
        </mc:AlternateContent>
      </w:r>
    </w:p>
    <w:p w14:paraId="53683829" w14:textId="77777777" w:rsidR="00FD1ACF" w:rsidRPr="00EA677D" w:rsidRDefault="00FD1ACF" w:rsidP="00FD1ACF"/>
    <w:p w14:paraId="603F542F" w14:textId="77777777" w:rsidR="00FD1ACF" w:rsidRPr="00EA677D" w:rsidRDefault="00FD1ACF" w:rsidP="00FD1ACF"/>
    <w:p w14:paraId="788D805D" w14:textId="77777777" w:rsidR="00FD1ACF" w:rsidRPr="00EA677D" w:rsidRDefault="00FD1ACF" w:rsidP="00FD1ACF"/>
    <w:p w14:paraId="67826233" w14:textId="77777777" w:rsidR="00FD1ACF" w:rsidRPr="00EA677D" w:rsidRDefault="00FD1ACF" w:rsidP="00FD1ACF"/>
    <w:p w14:paraId="0FFE2675" w14:textId="77777777" w:rsidR="00FD1ACF" w:rsidRPr="00226739" w:rsidRDefault="00FD1ACF" w:rsidP="00FD1ACF">
      <w:pPr>
        <w:rPr>
          <w:rFonts w:asciiTheme="majorBidi" w:hAnsiTheme="majorBidi" w:cstheme="majorBidi"/>
          <w:sz w:val="24"/>
          <w:szCs w:val="24"/>
        </w:rPr>
      </w:pPr>
    </w:p>
    <w:p w14:paraId="24160782" w14:textId="77777777" w:rsidR="00C00FFA" w:rsidRPr="00226739" w:rsidRDefault="00226739" w:rsidP="00226739">
      <w:pPr>
        <w:rPr>
          <w:rFonts w:asciiTheme="majorBidi" w:hAnsiTheme="majorBidi" w:cstheme="majorBidi"/>
          <w:sz w:val="24"/>
          <w:szCs w:val="24"/>
        </w:rPr>
      </w:pPr>
      <w:r w:rsidRPr="00226739">
        <w:rPr>
          <w:rFonts w:asciiTheme="majorBidi" w:hAnsiTheme="majorBidi" w:cstheme="majorBidi"/>
          <w:sz w:val="24"/>
          <w:szCs w:val="24"/>
        </w:rPr>
        <w:t>Figure 1: PRISMA diagram</w:t>
      </w:r>
      <w:r w:rsidRPr="00226739">
        <w:rPr>
          <w:rFonts w:asciiTheme="majorBidi" w:hAnsiTheme="majorBidi" w:cstheme="majorBidi"/>
          <w:sz w:val="24"/>
          <w:szCs w:val="24"/>
        </w:rPr>
        <w:fldChar w:fldCharType="begin"/>
      </w:r>
      <w:r w:rsidRPr="00226739">
        <w:rPr>
          <w:rFonts w:asciiTheme="majorBidi" w:hAnsiTheme="majorBidi" w:cstheme="majorBidi"/>
          <w:sz w:val="24"/>
          <w:szCs w:val="24"/>
        </w:rPr>
        <w:instrText xml:space="preserve"> ADDIN ZOTERO_ITEM CSL_CITATION {"citationID":"M4vAitD9","properties":{"formattedCitation":"\\super 35\\nosupersub{}","plainCitation":"35","noteIndex":0},"citationItems":[{"id":346,"uris":["http://zotero.org/users/local/tCrvyoCs/items/2CWZI3YF"],"uri":["http://zotero.org/users/local/tCrvyoCs/items/2CWZI3YF"],"itemData":{"id":346,"type":"article-journal","title":"Preferred Reporting Items for Systematic Reviews and Meta-Analyses: The PRISMA Statement","container-title":"PLoS Medicine","page":"e1000097","volume":"6","issue":"7","source":"Crossref","DOI":"10.1371/journal.pmed.1000097","ISSN":"1549-1676","shortTitle":"Preferred Reporting Items for Systematic Reviews and Meta-Analyses","language":"en","author":[{"family":"Moher","given":"David"},{"family":"Liberati","given":"Alessandro"},{"family":"Tetzlaff","given":"Jennifer"},{"family":"Altman","given":"Douglas G."},{"literal":"The PRISMA Group"}],"issued":{"date-parts":[["2009",7,21]]}}}],"schema":"https://github.com/citation-style-language/schema/raw/master/csl-citation.json"} </w:instrText>
      </w:r>
      <w:r w:rsidRPr="00226739">
        <w:rPr>
          <w:rFonts w:asciiTheme="majorBidi" w:hAnsiTheme="majorBidi" w:cstheme="majorBidi"/>
          <w:sz w:val="24"/>
          <w:szCs w:val="24"/>
        </w:rPr>
        <w:fldChar w:fldCharType="separate"/>
      </w:r>
      <w:r w:rsidRPr="00226739">
        <w:rPr>
          <w:rFonts w:asciiTheme="majorBidi" w:hAnsiTheme="majorBidi" w:cstheme="majorBidi"/>
          <w:sz w:val="24"/>
          <w:szCs w:val="24"/>
          <w:vertAlign w:val="superscript"/>
        </w:rPr>
        <w:t>35</w:t>
      </w:r>
      <w:r w:rsidRPr="00226739">
        <w:rPr>
          <w:rFonts w:asciiTheme="majorBidi" w:hAnsiTheme="majorBidi" w:cstheme="majorBidi"/>
          <w:sz w:val="24"/>
          <w:szCs w:val="24"/>
        </w:rPr>
        <w:fldChar w:fldCharType="end"/>
      </w:r>
      <w:r w:rsidRPr="00226739">
        <w:rPr>
          <w:rFonts w:asciiTheme="majorBidi" w:hAnsiTheme="majorBidi" w:cstheme="majorBidi"/>
          <w:sz w:val="24"/>
          <w:szCs w:val="24"/>
        </w:rPr>
        <w:t xml:space="preserve"> used for camera trapping effort systematic review. </w:t>
      </w:r>
    </w:p>
    <w:p w14:paraId="7C2AD81F" w14:textId="77777777" w:rsidR="00FD1ACF" w:rsidRDefault="00FD1ACF" w:rsidP="00071EA9">
      <w:pPr>
        <w:spacing w:line="240" w:lineRule="auto"/>
        <w:jc w:val="both"/>
        <w:rPr>
          <w:rFonts w:asciiTheme="majorBidi" w:hAnsiTheme="majorBidi" w:cstheme="majorBidi"/>
          <w:sz w:val="24"/>
          <w:szCs w:val="24"/>
        </w:rPr>
      </w:pPr>
    </w:p>
    <w:p w14:paraId="12B20B8F" w14:textId="77777777" w:rsidR="00FD1ACF" w:rsidRPr="00FD1ACF" w:rsidRDefault="00FD1ACF" w:rsidP="00071EA9">
      <w:pPr>
        <w:spacing w:line="240" w:lineRule="auto"/>
        <w:jc w:val="both"/>
        <w:rPr>
          <w:rFonts w:asciiTheme="majorBidi" w:hAnsiTheme="majorBidi" w:cstheme="majorBidi"/>
          <w:sz w:val="24"/>
          <w:szCs w:val="24"/>
        </w:rPr>
      </w:pPr>
    </w:p>
    <w:p w14:paraId="2FD1CABC" w14:textId="77777777" w:rsidR="00E02B74" w:rsidRDefault="00E02B74">
      <w:pPr>
        <w:rPr>
          <w:ins w:id="394" w:author="zenrunner" w:date="2019-03-29T09:47:00Z"/>
          <w:rFonts w:asciiTheme="majorBidi" w:hAnsiTheme="majorBidi" w:cstheme="majorBidi"/>
          <w:b/>
          <w:bCs/>
          <w:sz w:val="24"/>
          <w:szCs w:val="24"/>
        </w:rPr>
      </w:pPr>
      <w:ins w:id="395" w:author="zenrunner" w:date="2019-03-29T09:47:00Z">
        <w:r>
          <w:rPr>
            <w:rFonts w:asciiTheme="majorBidi" w:hAnsiTheme="majorBidi" w:cstheme="majorBidi"/>
            <w:b/>
            <w:bCs/>
            <w:sz w:val="24"/>
            <w:szCs w:val="24"/>
          </w:rPr>
          <w:br w:type="page"/>
        </w:r>
      </w:ins>
    </w:p>
    <w:p w14:paraId="53722ECF" w14:textId="3562F15A" w:rsidR="00071EA9" w:rsidRDefault="00226739" w:rsidP="004367DC">
      <w:pPr>
        <w:spacing w:line="240" w:lineRule="auto"/>
        <w:rPr>
          <w:rFonts w:asciiTheme="majorBidi" w:hAnsiTheme="majorBidi" w:cstheme="majorBidi"/>
          <w:b/>
          <w:bCs/>
          <w:sz w:val="24"/>
          <w:szCs w:val="24"/>
        </w:rPr>
      </w:pPr>
      <w:bookmarkStart w:id="396" w:name="_GoBack"/>
      <w:bookmarkEnd w:id="396"/>
      <w:r>
        <w:rPr>
          <w:rFonts w:asciiTheme="majorBidi" w:hAnsiTheme="majorBidi" w:cstheme="majorBidi"/>
          <w:b/>
          <w:bCs/>
          <w:sz w:val="24"/>
          <w:szCs w:val="24"/>
        </w:rPr>
        <w:lastRenderedPageBreak/>
        <w:t>Chapter 2: Examining plant-animal interactions at a microsite level.</w:t>
      </w:r>
    </w:p>
    <w:p w14:paraId="5E7AAE70" w14:textId="77777777" w:rsidR="00226739" w:rsidRDefault="00226739" w:rsidP="00226739">
      <w:pPr>
        <w:spacing w:line="240" w:lineRule="auto"/>
        <w:contextualSpacing/>
        <w:jc w:val="both"/>
        <w:rPr>
          <w:rFonts w:asciiTheme="majorBidi" w:hAnsiTheme="majorBidi" w:cstheme="majorBidi"/>
          <w:sz w:val="24"/>
          <w:szCs w:val="24"/>
        </w:rPr>
      </w:pPr>
      <w:r>
        <w:rPr>
          <w:rFonts w:asciiTheme="majorBidi" w:hAnsiTheme="majorBidi" w:cstheme="majorBidi"/>
          <w:b/>
          <w:bCs/>
          <w:sz w:val="24"/>
          <w:szCs w:val="24"/>
        </w:rPr>
        <w:t xml:space="preserve">Purpose: </w:t>
      </w:r>
      <w:r>
        <w:rPr>
          <w:rFonts w:asciiTheme="majorBidi" w:hAnsiTheme="majorBidi" w:cstheme="majorBidi"/>
          <w:sz w:val="24"/>
          <w:szCs w:val="24"/>
        </w:rPr>
        <w:t xml:space="preserve">To examine whether animal association patterns with shrubs are explained by microsite level fluctuations in temperature and light. </w:t>
      </w:r>
    </w:p>
    <w:p w14:paraId="2382E677" w14:textId="77777777" w:rsidR="00226739" w:rsidRDefault="00226739" w:rsidP="00226739">
      <w:pPr>
        <w:spacing w:line="240" w:lineRule="auto"/>
        <w:contextualSpacing/>
        <w:jc w:val="both"/>
        <w:rPr>
          <w:rFonts w:asciiTheme="majorBidi" w:hAnsiTheme="majorBidi" w:cstheme="majorBidi"/>
          <w:sz w:val="24"/>
          <w:szCs w:val="24"/>
        </w:rPr>
      </w:pPr>
    </w:p>
    <w:p w14:paraId="6FD02CA8" w14:textId="77777777" w:rsidR="00226739" w:rsidRDefault="00226739" w:rsidP="00226739">
      <w:pPr>
        <w:spacing w:line="240" w:lineRule="auto"/>
        <w:contextualSpacing/>
        <w:jc w:val="both"/>
        <w:rPr>
          <w:rFonts w:asciiTheme="majorBidi" w:hAnsiTheme="majorBidi" w:cstheme="majorBidi"/>
          <w:sz w:val="24"/>
          <w:szCs w:val="24"/>
        </w:rPr>
      </w:pPr>
      <w:r>
        <w:rPr>
          <w:rFonts w:asciiTheme="majorBidi" w:hAnsiTheme="majorBidi" w:cstheme="majorBidi"/>
          <w:b/>
          <w:bCs/>
          <w:sz w:val="24"/>
          <w:szCs w:val="24"/>
        </w:rPr>
        <w:t>Question:</w:t>
      </w:r>
      <w:r w:rsidRPr="00226739">
        <w:rPr>
          <w:rFonts w:asciiTheme="majorBidi" w:hAnsiTheme="majorBidi" w:cstheme="majorBidi"/>
          <w:sz w:val="24"/>
          <w:szCs w:val="24"/>
        </w:rPr>
        <w:t xml:space="preserve"> To what extent do radiation intensity, air and soil temperature inf</w:t>
      </w:r>
      <w:r>
        <w:rPr>
          <w:rFonts w:asciiTheme="majorBidi" w:hAnsiTheme="majorBidi" w:cstheme="majorBidi"/>
          <w:sz w:val="24"/>
          <w:szCs w:val="24"/>
        </w:rPr>
        <w:t xml:space="preserve">luence the association of vertebrates with foundational plants? How does the strength of this association change as the above microclimatic parameters increase or decrease? Is this association species-specific and </w:t>
      </w:r>
      <w:r w:rsidR="000903CD">
        <w:rPr>
          <w:rFonts w:asciiTheme="majorBidi" w:hAnsiTheme="majorBidi" w:cstheme="majorBidi"/>
          <w:sz w:val="24"/>
          <w:szCs w:val="24"/>
        </w:rPr>
        <w:t xml:space="preserve">does it </w:t>
      </w:r>
      <w:r>
        <w:rPr>
          <w:rFonts w:asciiTheme="majorBidi" w:hAnsiTheme="majorBidi" w:cstheme="majorBidi"/>
          <w:sz w:val="24"/>
          <w:szCs w:val="24"/>
        </w:rPr>
        <w:t xml:space="preserve">depend on the animal’s lifestyle? </w:t>
      </w:r>
    </w:p>
    <w:p w14:paraId="204E2989" w14:textId="77777777" w:rsidR="00226739" w:rsidRDefault="00226739" w:rsidP="00226739">
      <w:pPr>
        <w:spacing w:line="240" w:lineRule="auto"/>
        <w:contextualSpacing/>
        <w:jc w:val="both"/>
        <w:rPr>
          <w:rFonts w:asciiTheme="majorBidi" w:hAnsiTheme="majorBidi" w:cstheme="majorBidi"/>
          <w:sz w:val="24"/>
          <w:szCs w:val="24"/>
        </w:rPr>
      </w:pPr>
    </w:p>
    <w:p w14:paraId="719C3406" w14:textId="77777777" w:rsidR="00226739" w:rsidRDefault="000903CD" w:rsidP="00204F25">
      <w:pPr>
        <w:spacing w:line="240" w:lineRule="auto"/>
        <w:contextualSpacing/>
        <w:jc w:val="both"/>
        <w:rPr>
          <w:rFonts w:asciiTheme="majorBidi" w:hAnsiTheme="majorBidi" w:cstheme="majorBidi"/>
          <w:sz w:val="24"/>
          <w:szCs w:val="24"/>
        </w:rPr>
      </w:pPr>
      <w:r>
        <w:rPr>
          <w:rFonts w:asciiTheme="majorBidi" w:hAnsiTheme="majorBidi" w:cstheme="majorBidi"/>
          <w:b/>
          <w:bCs/>
          <w:sz w:val="24"/>
          <w:szCs w:val="24"/>
        </w:rPr>
        <w:t xml:space="preserve">Hypotheses and predictions: </w:t>
      </w:r>
      <w:r>
        <w:rPr>
          <w:rFonts w:asciiTheme="majorBidi" w:hAnsiTheme="majorBidi" w:cstheme="majorBidi"/>
          <w:sz w:val="24"/>
          <w:szCs w:val="24"/>
        </w:rPr>
        <w:t>Shrubs can act as thermal refuge for many desert animals. As temperature increases, the association for animals such as ectotherms, which rely on the environment for internal temperature regulation,</w:t>
      </w:r>
      <w:r w:rsidR="00204F25">
        <w:rPr>
          <w:rFonts w:asciiTheme="majorBidi" w:hAnsiTheme="majorBidi" w:cstheme="majorBidi"/>
          <w:sz w:val="24"/>
          <w:szCs w:val="24"/>
        </w:rPr>
        <w:t xml:space="preserve"> may</w:t>
      </w:r>
      <w:r>
        <w:rPr>
          <w:rFonts w:asciiTheme="majorBidi" w:hAnsiTheme="majorBidi" w:cstheme="majorBidi"/>
          <w:sz w:val="24"/>
          <w:szCs w:val="24"/>
        </w:rPr>
        <w:t xml:space="preserve"> also increases. Shrubs can also provide shade that can be used by all types of animals (ectotherms or homeotherms) when radiation is at its peak and </w:t>
      </w:r>
      <w:r w:rsidR="00204F25">
        <w:rPr>
          <w:rFonts w:asciiTheme="majorBidi" w:hAnsiTheme="majorBidi" w:cstheme="majorBidi"/>
          <w:sz w:val="24"/>
          <w:szCs w:val="24"/>
        </w:rPr>
        <w:t xml:space="preserve">the animal needs to cool itself. </w:t>
      </w:r>
    </w:p>
    <w:p w14:paraId="1084C06B" w14:textId="77777777" w:rsidR="000903CD" w:rsidRDefault="000903CD" w:rsidP="000903CD">
      <w:pPr>
        <w:spacing w:line="240" w:lineRule="auto"/>
        <w:contextualSpacing/>
        <w:jc w:val="both"/>
        <w:rPr>
          <w:rFonts w:asciiTheme="majorBidi" w:hAnsiTheme="majorBidi" w:cstheme="majorBidi"/>
          <w:sz w:val="24"/>
          <w:szCs w:val="24"/>
        </w:rPr>
      </w:pPr>
    </w:p>
    <w:p w14:paraId="4FD6949F" w14:textId="77777777" w:rsidR="00736314" w:rsidRDefault="000903CD" w:rsidP="00736314">
      <w:pPr>
        <w:spacing w:line="240" w:lineRule="auto"/>
        <w:contextualSpacing/>
        <w:jc w:val="both"/>
        <w:rPr>
          <w:rFonts w:asciiTheme="majorBidi" w:hAnsiTheme="majorBidi" w:cstheme="majorBidi"/>
          <w:b/>
          <w:bCs/>
          <w:sz w:val="24"/>
          <w:szCs w:val="24"/>
        </w:rPr>
      </w:pPr>
      <w:r w:rsidRPr="00736314">
        <w:rPr>
          <w:rFonts w:asciiTheme="majorBidi" w:hAnsiTheme="majorBidi" w:cstheme="majorBidi"/>
          <w:b/>
          <w:bCs/>
          <w:sz w:val="24"/>
          <w:szCs w:val="24"/>
        </w:rPr>
        <w:t xml:space="preserve">Methods: </w:t>
      </w:r>
    </w:p>
    <w:p w14:paraId="76108A19" w14:textId="77777777" w:rsidR="00736314" w:rsidRDefault="00736314" w:rsidP="00736314">
      <w:pPr>
        <w:spacing w:line="240" w:lineRule="auto"/>
        <w:jc w:val="both"/>
        <w:rPr>
          <w:rFonts w:asciiTheme="majorBidi" w:eastAsia="Times New Roman" w:hAnsiTheme="majorBidi" w:cstheme="majorBidi"/>
          <w:color w:val="000000" w:themeColor="text1"/>
          <w:sz w:val="24"/>
          <w:szCs w:val="24"/>
          <w:lang w:eastAsia="en-CA"/>
        </w:rPr>
      </w:pPr>
      <w:r>
        <w:rPr>
          <w:rFonts w:asciiTheme="majorBidi" w:hAnsiTheme="majorBidi" w:cstheme="majorBidi"/>
          <w:sz w:val="24"/>
          <w:szCs w:val="24"/>
        </w:rPr>
        <w:t>Camera trapping will be done in the Spring-Summer of 2019 in the Carrizo National Monument at 2 different sites. Cameras will be moved around to maximize incidents of associational observation. Each camera will be deployed facing a shrub 3 meters away from shrub canopy. The open microsite equivalent will be placed back-to-back with t</w:t>
      </w:r>
      <w:r w:rsidR="00204F25">
        <w:rPr>
          <w:rFonts w:asciiTheme="majorBidi" w:hAnsiTheme="majorBidi" w:cstheme="majorBidi"/>
          <w:sz w:val="24"/>
          <w:szCs w:val="24"/>
        </w:rPr>
        <w:t>he shrub camera, but evidently</w:t>
      </w:r>
      <w:r>
        <w:rPr>
          <w:rFonts w:asciiTheme="majorBidi" w:hAnsiTheme="majorBidi" w:cstheme="majorBidi"/>
          <w:sz w:val="24"/>
          <w:szCs w:val="24"/>
        </w:rPr>
        <w:t xml:space="preserve"> recording the open. Cameras will be placed exactly at ground level at any given coordinate and secured using pegs. 2 sets of temperature pendant loggers (one soil and one air) will be placed below the canopy for shrub microsite and 3 meters away from the camera in the open for the open microsite to log temperature and light intensity data in 30 minute intervals. </w:t>
      </w:r>
      <w:r w:rsidR="00101D3E">
        <w:rPr>
          <w:rFonts w:asciiTheme="majorBidi" w:hAnsiTheme="majorBidi" w:cstheme="majorBidi"/>
          <w:sz w:val="24"/>
          <w:szCs w:val="24"/>
        </w:rPr>
        <w:t xml:space="preserve">The air pendants will be secured to pegs using zip ties and placed 2-3 cm above ground. </w:t>
      </w:r>
      <w:r>
        <w:rPr>
          <w:rFonts w:asciiTheme="majorBidi" w:eastAsia="Times New Roman" w:hAnsiTheme="majorBidi" w:cstheme="majorBidi"/>
          <w:color w:val="000000" w:themeColor="text1"/>
          <w:sz w:val="24"/>
          <w:szCs w:val="24"/>
          <w:lang w:eastAsia="en-CA"/>
        </w:rPr>
        <w:t xml:space="preserve">Images collected will be saved as Joint Photographic Expert Group (JPEG) format where data such as presence/absence of an animal will be extracted. Video trap data from another lab member’s research (Mario Zuliani) will also be used to further explore and confirm the activity of these vertebrates. </w:t>
      </w:r>
      <w:r w:rsidR="00101D3E">
        <w:rPr>
          <w:rFonts w:asciiTheme="majorBidi" w:eastAsia="Times New Roman" w:hAnsiTheme="majorBidi" w:cstheme="majorBidi"/>
          <w:color w:val="000000" w:themeColor="text1"/>
          <w:sz w:val="24"/>
          <w:szCs w:val="24"/>
          <w:lang w:eastAsia="en-CA"/>
        </w:rPr>
        <w:t xml:space="preserve">Shrub height, length, and width (x, y, and z) dimensions will also be recorded once before and after the study is finished. Soil moisture measurements will be recorded from under the canopy and the open on a daily basis. </w:t>
      </w:r>
    </w:p>
    <w:p w14:paraId="738EE853" w14:textId="77777777" w:rsidR="00736314" w:rsidRDefault="00736314" w:rsidP="00736314">
      <w:pPr>
        <w:spacing w:line="240" w:lineRule="auto"/>
        <w:jc w:val="both"/>
        <w:rPr>
          <w:rFonts w:asciiTheme="majorBidi" w:hAnsiTheme="majorBidi" w:cstheme="majorBidi"/>
          <w:b/>
          <w:bCs/>
          <w:sz w:val="24"/>
          <w:szCs w:val="24"/>
        </w:rPr>
      </w:pPr>
      <w:r w:rsidRPr="00736314">
        <w:rPr>
          <w:rFonts w:asciiTheme="majorBidi" w:hAnsiTheme="majorBidi" w:cstheme="majorBidi"/>
          <w:b/>
          <w:bCs/>
          <w:sz w:val="24"/>
          <w:szCs w:val="24"/>
        </w:rPr>
        <w:t xml:space="preserve">Progress to Date: </w:t>
      </w:r>
    </w:p>
    <w:p w14:paraId="4C73B31C" w14:textId="77777777" w:rsidR="00736314" w:rsidRPr="00A34915" w:rsidRDefault="00A34915" w:rsidP="00736314">
      <w:pPr>
        <w:pStyle w:val="ListParagraph"/>
        <w:numPr>
          <w:ilvl w:val="0"/>
          <w:numId w:val="2"/>
        </w:numPr>
        <w:spacing w:line="240" w:lineRule="auto"/>
        <w:jc w:val="both"/>
        <w:rPr>
          <w:rFonts w:asciiTheme="majorBidi" w:hAnsiTheme="majorBidi" w:cstheme="majorBidi"/>
          <w:b/>
          <w:bCs/>
          <w:sz w:val="24"/>
          <w:szCs w:val="24"/>
        </w:rPr>
      </w:pPr>
      <w:r>
        <w:rPr>
          <w:rFonts w:asciiTheme="majorBidi" w:hAnsiTheme="majorBidi" w:cstheme="majorBidi"/>
          <w:sz w:val="24"/>
          <w:szCs w:val="24"/>
        </w:rPr>
        <w:t xml:space="preserve">Carrizo monthly weather </w:t>
      </w:r>
      <w:r w:rsidR="00736314">
        <w:rPr>
          <w:rFonts w:asciiTheme="majorBidi" w:hAnsiTheme="majorBidi" w:cstheme="majorBidi"/>
          <w:sz w:val="24"/>
          <w:szCs w:val="24"/>
        </w:rPr>
        <w:t>data from the year 2018</w:t>
      </w:r>
      <w:r>
        <w:rPr>
          <w:rFonts w:asciiTheme="majorBidi" w:hAnsiTheme="majorBidi" w:cstheme="majorBidi"/>
          <w:sz w:val="24"/>
          <w:szCs w:val="24"/>
        </w:rPr>
        <w:t xml:space="preserve"> was retrieved from a nearby satellite located in Cuyama </w:t>
      </w:r>
      <w:r w:rsidRPr="00A34915">
        <w:rPr>
          <w:rFonts w:asciiTheme="majorBidi" w:hAnsiTheme="majorBidi" w:cstheme="majorBidi"/>
          <w:sz w:val="24"/>
          <w:szCs w:val="24"/>
        </w:rPr>
        <w:t>(</w:t>
      </w:r>
      <w:hyperlink r:id="rId7" w:history="1">
        <w:r w:rsidRPr="00A34915">
          <w:rPr>
            <w:rStyle w:val="Hyperlink"/>
            <w:rFonts w:asciiTheme="majorBidi" w:hAnsiTheme="majorBidi" w:cstheme="majorBidi"/>
          </w:rPr>
          <w:t>https://cimis.water.ca.gov/WSNReportCriteria.aspx</w:t>
        </w:r>
      </w:hyperlink>
      <w:r w:rsidRPr="00A34915">
        <w:rPr>
          <w:rFonts w:asciiTheme="majorBidi" w:hAnsiTheme="majorBidi" w:cstheme="majorBidi"/>
        </w:rPr>
        <w:t>)</w:t>
      </w:r>
      <w:r w:rsidRPr="00A34915">
        <w:rPr>
          <w:rFonts w:asciiTheme="majorBidi" w:hAnsiTheme="majorBidi" w:cstheme="majorBidi"/>
          <w:sz w:val="24"/>
          <w:szCs w:val="24"/>
        </w:rPr>
        <w:t xml:space="preserve"> to explore</w:t>
      </w:r>
      <w:r>
        <w:rPr>
          <w:rFonts w:asciiTheme="majorBidi" w:hAnsiTheme="majorBidi" w:cstheme="majorBidi"/>
          <w:sz w:val="24"/>
          <w:szCs w:val="24"/>
        </w:rPr>
        <w:t xml:space="preserve"> climate patterns of the region. Analysis showed that July, followed by August were the hottest months. February was the most humid month with the maximum humidity percentage reaching 99%, whilst July was the least humid. Total precipitation was the highest in January totalling 23.3 mm. May to September experienced no precipitation. </w:t>
      </w:r>
    </w:p>
    <w:p w14:paraId="0DAB15DD" w14:textId="77777777" w:rsidR="00A34915" w:rsidRPr="00A45AD7" w:rsidRDefault="00A34915" w:rsidP="00736314">
      <w:pPr>
        <w:pStyle w:val="ListParagraph"/>
        <w:numPr>
          <w:ilvl w:val="0"/>
          <w:numId w:val="2"/>
        </w:numPr>
        <w:spacing w:line="240" w:lineRule="auto"/>
        <w:jc w:val="both"/>
        <w:rPr>
          <w:rFonts w:asciiTheme="majorBidi" w:hAnsiTheme="majorBidi" w:cstheme="majorBidi"/>
          <w:b/>
          <w:bCs/>
          <w:sz w:val="24"/>
          <w:szCs w:val="24"/>
        </w:rPr>
      </w:pPr>
      <w:r>
        <w:rPr>
          <w:rFonts w:asciiTheme="majorBidi" w:hAnsiTheme="majorBidi" w:cstheme="majorBidi"/>
          <w:sz w:val="24"/>
          <w:szCs w:val="24"/>
        </w:rPr>
        <w:t xml:space="preserve">During a January trip </w:t>
      </w:r>
      <w:r w:rsidR="00204F25">
        <w:rPr>
          <w:rFonts w:asciiTheme="majorBidi" w:hAnsiTheme="majorBidi" w:cstheme="majorBidi"/>
          <w:sz w:val="24"/>
          <w:szCs w:val="24"/>
        </w:rPr>
        <w:t>to California, I tested</w:t>
      </w:r>
      <w:r>
        <w:rPr>
          <w:rFonts w:asciiTheme="majorBidi" w:hAnsiTheme="majorBidi" w:cstheme="majorBidi"/>
          <w:sz w:val="24"/>
          <w:szCs w:val="24"/>
        </w:rPr>
        <w:t xml:space="preserve"> loggers and pendant and decided that pendants were a better choice as they were more compact and had lower chance of being chewed by animals. </w:t>
      </w:r>
      <w:r w:rsidR="00204F25">
        <w:rPr>
          <w:rFonts w:asciiTheme="majorBidi" w:hAnsiTheme="majorBidi" w:cstheme="majorBidi"/>
          <w:sz w:val="24"/>
          <w:szCs w:val="24"/>
        </w:rPr>
        <w:t xml:space="preserve">This ensures that data are not lost. </w:t>
      </w:r>
    </w:p>
    <w:p w14:paraId="777266D8" w14:textId="77777777" w:rsidR="00A45AD7" w:rsidRPr="00A34915" w:rsidRDefault="00A45AD7" w:rsidP="00736314">
      <w:pPr>
        <w:pStyle w:val="ListParagraph"/>
        <w:numPr>
          <w:ilvl w:val="0"/>
          <w:numId w:val="2"/>
        </w:numPr>
        <w:spacing w:line="240" w:lineRule="auto"/>
        <w:jc w:val="both"/>
        <w:rPr>
          <w:rFonts w:asciiTheme="majorBidi" w:hAnsiTheme="majorBidi" w:cstheme="majorBidi"/>
          <w:b/>
          <w:bCs/>
          <w:sz w:val="24"/>
          <w:szCs w:val="24"/>
        </w:rPr>
      </w:pPr>
      <w:r>
        <w:rPr>
          <w:rFonts w:asciiTheme="majorBidi" w:hAnsiTheme="majorBidi" w:cstheme="majorBidi"/>
          <w:sz w:val="24"/>
          <w:szCs w:val="24"/>
        </w:rPr>
        <w:t>Methods were further revised.</w:t>
      </w:r>
    </w:p>
    <w:p w14:paraId="7AE06912" w14:textId="77777777" w:rsidR="00A45AD7" w:rsidRPr="00A45AD7" w:rsidRDefault="00A34915" w:rsidP="00A45AD7">
      <w:pPr>
        <w:pStyle w:val="ListParagraph"/>
        <w:numPr>
          <w:ilvl w:val="0"/>
          <w:numId w:val="2"/>
        </w:numPr>
        <w:spacing w:line="240" w:lineRule="auto"/>
        <w:jc w:val="both"/>
        <w:rPr>
          <w:rFonts w:asciiTheme="majorBidi" w:hAnsiTheme="majorBidi" w:cstheme="majorBidi"/>
          <w:b/>
          <w:bCs/>
          <w:sz w:val="24"/>
          <w:szCs w:val="24"/>
        </w:rPr>
      </w:pPr>
      <w:r>
        <w:rPr>
          <w:rFonts w:asciiTheme="majorBidi" w:hAnsiTheme="majorBidi" w:cstheme="majorBidi"/>
          <w:sz w:val="24"/>
          <w:szCs w:val="24"/>
        </w:rPr>
        <w:t>An equipment list was made and</w:t>
      </w:r>
      <w:r w:rsidR="00A45AD7">
        <w:rPr>
          <w:rFonts w:asciiTheme="majorBidi" w:hAnsiTheme="majorBidi" w:cstheme="majorBidi"/>
          <w:sz w:val="24"/>
          <w:szCs w:val="24"/>
        </w:rPr>
        <w:t xml:space="preserve"> new equipment has been ordered or is in the process of being ordered. </w:t>
      </w:r>
    </w:p>
    <w:p w14:paraId="0E2BDA71" w14:textId="77777777" w:rsidR="00A45AD7" w:rsidRDefault="00A45AD7" w:rsidP="00A45AD7">
      <w:pPr>
        <w:spacing w:line="240" w:lineRule="auto"/>
        <w:jc w:val="both"/>
        <w:rPr>
          <w:rFonts w:asciiTheme="majorBidi" w:hAnsiTheme="majorBidi" w:cstheme="majorBidi"/>
          <w:b/>
          <w:bCs/>
          <w:sz w:val="24"/>
          <w:szCs w:val="24"/>
        </w:rPr>
      </w:pPr>
    </w:p>
    <w:p w14:paraId="4367E11D" w14:textId="77777777" w:rsidR="00A45AD7" w:rsidRPr="00A45AD7" w:rsidRDefault="00A45AD7" w:rsidP="00A45AD7">
      <w:pPr>
        <w:spacing w:line="240" w:lineRule="auto"/>
        <w:jc w:val="both"/>
        <w:rPr>
          <w:rFonts w:asciiTheme="majorBidi" w:hAnsiTheme="majorBidi" w:cstheme="majorBidi"/>
          <w:b/>
          <w:bCs/>
          <w:sz w:val="24"/>
          <w:szCs w:val="24"/>
        </w:rPr>
      </w:pPr>
      <w:r>
        <w:rPr>
          <w:rFonts w:ascii="Times New Roman" w:hAnsi="Times New Roman" w:cs="Times New Roman"/>
          <w:b/>
          <w:bCs/>
          <w:sz w:val="24"/>
          <w:szCs w:val="24"/>
        </w:rPr>
        <w:t xml:space="preserve">Chapter 3: </w:t>
      </w:r>
      <w:r>
        <w:rPr>
          <w:rFonts w:asciiTheme="majorBidi" w:hAnsiTheme="majorBidi" w:cstheme="majorBidi"/>
          <w:b/>
          <w:bCs/>
          <w:sz w:val="24"/>
          <w:szCs w:val="24"/>
        </w:rPr>
        <w:t>Exploring the effects of shelters on microclimate.</w:t>
      </w:r>
    </w:p>
    <w:p w14:paraId="0333FAFE" w14:textId="77777777" w:rsidR="009A48C6" w:rsidRDefault="009A48C6" w:rsidP="007D6E77">
      <w:pPr>
        <w:spacing w:line="240" w:lineRule="auto"/>
        <w:contextualSpacing/>
        <w:jc w:val="both"/>
        <w:rPr>
          <w:rFonts w:ascii="Times New Roman" w:hAnsi="Times New Roman" w:cs="Times New Roman"/>
          <w:sz w:val="24"/>
          <w:szCs w:val="24"/>
        </w:rPr>
      </w:pPr>
      <w:r>
        <w:rPr>
          <w:rFonts w:ascii="Times New Roman" w:hAnsi="Times New Roman" w:cs="Times New Roman"/>
          <w:b/>
          <w:bCs/>
          <w:sz w:val="24"/>
          <w:szCs w:val="24"/>
        </w:rPr>
        <w:t xml:space="preserve">Purpose: </w:t>
      </w:r>
      <w:r>
        <w:rPr>
          <w:rFonts w:ascii="Times New Roman" w:hAnsi="Times New Roman" w:cs="Times New Roman"/>
          <w:sz w:val="24"/>
          <w:szCs w:val="24"/>
        </w:rPr>
        <w:t xml:space="preserve">To </w:t>
      </w:r>
      <w:r w:rsidR="007D6E77">
        <w:rPr>
          <w:rFonts w:ascii="Times New Roman" w:hAnsi="Times New Roman" w:cs="Times New Roman"/>
          <w:sz w:val="24"/>
          <w:szCs w:val="24"/>
        </w:rPr>
        <w:t xml:space="preserve">explore how umbrella, Perspex, solar panel, and mesh shelters influence the temperature and light of their canopy. </w:t>
      </w:r>
    </w:p>
    <w:p w14:paraId="7C30937F" w14:textId="77777777" w:rsidR="007D6E77" w:rsidRDefault="007D6E77" w:rsidP="007D6E77">
      <w:pPr>
        <w:spacing w:line="240" w:lineRule="auto"/>
        <w:contextualSpacing/>
        <w:jc w:val="both"/>
        <w:rPr>
          <w:rFonts w:ascii="Times New Roman" w:hAnsi="Times New Roman" w:cs="Times New Roman"/>
          <w:sz w:val="24"/>
          <w:szCs w:val="24"/>
        </w:rPr>
      </w:pPr>
    </w:p>
    <w:p w14:paraId="6E977C4D" w14:textId="77777777" w:rsidR="007D6E77" w:rsidRDefault="007D6E77" w:rsidP="007D6E77">
      <w:pPr>
        <w:spacing w:line="240" w:lineRule="auto"/>
        <w:contextualSpacing/>
        <w:jc w:val="both"/>
        <w:rPr>
          <w:rFonts w:ascii="Times New Roman" w:hAnsi="Times New Roman" w:cs="Times New Roman"/>
          <w:sz w:val="24"/>
          <w:szCs w:val="24"/>
        </w:rPr>
      </w:pPr>
      <w:r w:rsidRPr="007D6E77">
        <w:rPr>
          <w:rFonts w:ascii="Times New Roman" w:hAnsi="Times New Roman" w:cs="Times New Roman"/>
          <w:b/>
          <w:bCs/>
          <w:sz w:val="24"/>
          <w:szCs w:val="24"/>
        </w:rPr>
        <w:t xml:space="preserve">Questions: </w:t>
      </w:r>
      <w:r>
        <w:rPr>
          <w:rFonts w:ascii="Times New Roman" w:hAnsi="Times New Roman" w:cs="Times New Roman"/>
          <w:sz w:val="24"/>
          <w:szCs w:val="24"/>
        </w:rPr>
        <w:t>How does the canopy coverage of various shelters differ? To what extent does t</w:t>
      </w:r>
      <w:r w:rsidR="00204F25">
        <w:rPr>
          <w:rFonts w:ascii="Times New Roman" w:hAnsi="Times New Roman" w:cs="Times New Roman"/>
          <w:sz w:val="24"/>
          <w:szCs w:val="24"/>
        </w:rPr>
        <w:t>he shelter material and design a</w:t>
      </w:r>
      <w:r>
        <w:rPr>
          <w:rFonts w:ascii="Times New Roman" w:hAnsi="Times New Roman" w:cs="Times New Roman"/>
          <w:sz w:val="24"/>
          <w:szCs w:val="24"/>
        </w:rPr>
        <w:t>ffect temperature and light fluctuations? What are the implication of this study for various climate change scenarios? Do solar farms alter the microclimate of the</w:t>
      </w:r>
      <w:r w:rsidR="00204F25">
        <w:rPr>
          <w:rFonts w:ascii="Times New Roman" w:hAnsi="Times New Roman" w:cs="Times New Roman"/>
          <w:sz w:val="24"/>
          <w:szCs w:val="24"/>
        </w:rPr>
        <w:t>ir respective</w:t>
      </w:r>
      <w:r>
        <w:rPr>
          <w:rFonts w:ascii="Times New Roman" w:hAnsi="Times New Roman" w:cs="Times New Roman"/>
          <w:sz w:val="24"/>
          <w:szCs w:val="24"/>
        </w:rPr>
        <w:t xml:space="preserve"> microsite? </w:t>
      </w:r>
    </w:p>
    <w:p w14:paraId="44888EFB" w14:textId="77777777" w:rsidR="007D6E77" w:rsidRDefault="007D6E77" w:rsidP="007D6E77">
      <w:pPr>
        <w:spacing w:line="240" w:lineRule="auto"/>
        <w:contextualSpacing/>
        <w:jc w:val="both"/>
        <w:rPr>
          <w:rFonts w:ascii="Times New Roman" w:hAnsi="Times New Roman" w:cs="Times New Roman"/>
          <w:sz w:val="24"/>
          <w:szCs w:val="24"/>
        </w:rPr>
      </w:pPr>
    </w:p>
    <w:p w14:paraId="45E21A82" w14:textId="77777777" w:rsidR="007D6E77" w:rsidRDefault="007D6E77" w:rsidP="007D6E77">
      <w:pPr>
        <w:tabs>
          <w:tab w:val="left" w:pos="1455"/>
        </w:tabs>
        <w:spacing w:line="240" w:lineRule="auto"/>
        <w:jc w:val="both"/>
        <w:rPr>
          <w:rFonts w:asciiTheme="majorBidi" w:eastAsia="Times New Roman" w:hAnsiTheme="majorBidi" w:cstheme="majorBidi"/>
          <w:color w:val="000000" w:themeColor="text1"/>
          <w:sz w:val="24"/>
          <w:szCs w:val="24"/>
          <w:lang w:eastAsia="en-CA"/>
        </w:rPr>
      </w:pPr>
      <w:r w:rsidRPr="00767F6E">
        <w:rPr>
          <w:rFonts w:ascii="Times New Roman" w:hAnsi="Times New Roman" w:cs="Times New Roman"/>
          <w:b/>
          <w:bCs/>
          <w:sz w:val="24"/>
          <w:szCs w:val="24"/>
        </w:rPr>
        <w:t>Hypotheses</w:t>
      </w:r>
      <w:r>
        <w:rPr>
          <w:rFonts w:ascii="Times New Roman" w:hAnsi="Times New Roman" w:cs="Times New Roman"/>
          <w:b/>
          <w:bCs/>
          <w:sz w:val="24"/>
          <w:szCs w:val="24"/>
        </w:rPr>
        <w:t xml:space="preserve"> and predictions: </w:t>
      </w:r>
      <w:r w:rsidRPr="00767F6E">
        <w:rPr>
          <w:rFonts w:asciiTheme="majorBidi" w:eastAsia="Times New Roman" w:hAnsiTheme="majorBidi" w:cstheme="majorBidi"/>
          <w:color w:val="000000" w:themeColor="text1"/>
          <w:sz w:val="24"/>
          <w:szCs w:val="24"/>
          <w:lang w:eastAsia="en-CA"/>
        </w:rPr>
        <w:t>Foundation species, shelter, and relatively large objects in desert ecosystems</w:t>
      </w:r>
      <w:r>
        <w:rPr>
          <w:rFonts w:asciiTheme="majorBidi" w:eastAsia="Times New Roman" w:hAnsiTheme="majorBidi" w:cstheme="majorBidi"/>
          <w:color w:val="000000" w:themeColor="text1"/>
          <w:sz w:val="24"/>
          <w:szCs w:val="24"/>
          <w:lang w:eastAsia="en-CA"/>
        </w:rPr>
        <w:t xml:space="preserve"> influence microclimate, association behaviour, and </w:t>
      </w:r>
      <w:r w:rsidRPr="00767F6E">
        <w:rPr>
          <w:rFonts w:asciiTheme="majorBidi" w:eastAsia="Times New Roman" w:hAnsiTheme="majorBidi" w:cstheme="majorBidi"/>
          <w:color w:val="000000" w:themeColor="text1"/>
          <w:sz w:val="24"/>
          <w:szCs w:val="24"/>
          <w:lang w:eastAsia="en-CA"/>
        </w:rPr>
        <w:t>populat</w:t>
      </w:r>
      <w:r>
        <w:rPr>
          <w:rFonts w:asciiTheme="majorBidi" w:eastAsia="Times New Roman" w:hAnsiTheme="majorBidi" w:cstheme="majorBidi"/>
          <w:color w:val="000000" w:themeColor="text1"/>
          <w:sz w:val="24"/>
          <w:szCs w:val="24"/>
          <w:lang w:eastAsia="en-CA"/>
        </w:rPr>
        <w:t xml:space="preserve">ion dynamics including movement. </w:t>
      </w:r>
    </w:p>
    <w:p w14:paraId="0E1FD994" w14:textId="77777777" w:rsidR="00101D3E" w:rsidRDefault="007D6E77" w:rsidP="00101D3E">
      <w:pPr>
        <w:tabs>
          <w:tab w:val="left" w:pos="1455"/>
        </w:tabs>
        <w:spacing w:line="240" w:lineRule="auto"/>
        <w:jc w:val="both"/>
        <w:rPr>
          <w:rFonts w:asciiTheme="majorBidi" w:eastAsia="Times New Roman" w:hAnsiTheme="majorBidi" w:cstheme="majorBidi"/>
          <w:color w:val="000000" w:themeColor="text1"/>
          <w:sz w:val="24"/>
          <w:szCs w:val="24"/>
          <w:lang w:eastAsia="en-CA"/>
        </w:rPr>
      </w:pPr>
      <w:r w:rsidRPr="007D6E77">
        <w:rPr>
          <w:rFonts w:asciiTheme="majorBidi" w:eastAsia="Times New Roman" w:hAnsiTheme="majorBidi" w:cstheme="majorBidi"/>
          <w:b/>
          <w:bCs/>
          <w:color w:val="000000" w:themeColor="text1"/>
          <w:sz w:val="24"/>
          <w:szCs w:val="24"/>
          <w:lang w:eastAsia="en-CA"/>
        </w:rPr>
        <w:t>Metho</w:t>
      </w:r>
      <w:r w:rsidR="00101D3E">
        <w:rPr>
          <w:rFonts w:asciiTheme="majorBidi" w:eastAsia="Times New Roman" w:hAnsiTheme="majorBidi" w:cstheme="majorBidi"/>
          <w:b/>
          <w:bCs/>
          <w:color w:val="000000" w:themeColor="text1"/>
          <w:sz w:val="24"/>
          <w:szCs w:val="24"/>
          <w:lang w:eastAsia="en-CA"/>
        </w:rPr>
        <w:t xml:space="preserve">ds: </w:t>
      </w:r>
      <w:r w:rsidR="00101D3E">
        <w:rPr>
          <w:rFonts w:asciiTheme="majorBidi" w:eastAsia="Times New Roman" w:hAnsiTheme="majorBidi" w:cstheme="majorBidi"/>
          <w:color w:val="000000" w:themeColor="text1"/>
          <w:sz w:val="24"/>
          <w:szCs w:val="24"/>
          <w:lang w:eastAsia="en-CA"/>
        </w:rPr>
        <w:t>Shelters will be built and deployed in a Bureau of Land Management secured lot in Hollister, California.</w:t>
      </w:r>
      <w:r w:rsidR="00FD6D02">
        <w:rPr>
          <w:rFonts w:asciiTheme="majorBidi" w:eastAsia="Times New Roman" w:hAnsiTheme="majorBidi" w:cstheme="majorBidi"/>
          <w:color w:val="000000" w:themeColor="text1"/>
          <w:sz w:val="24"/>
          <w:szCs w:val="24"/>
          <w:lang w:eastAsia="en-CA"/>
        </w:rPr>
        <w:t xml:space="preserve"> The types include: umbrella opaque, umbrella clear, mesh, Perspex OTC, solar panel.</w:t>
      </w:r>
      <w:r w:rsidR="00101D3E">
        <w:rPr>
          <w:rFonts w:asciiTheme="majorBidi" w:eastAsia="Times New Roman" w:hAnsiTheme="majorBidi" w:cstheme="majorBidi"/>
          <w:color w:val="000000" w:themeColor="text1"/>
          <w:sz w:val="24"/>
          <w:szCs w:val="24"/>
          <w:lang w:eastAsia="en-CA"/>
        </w:rPr>
        <w:t xml:space="preserve"> Details on each shelter type can</w:t>
      </w:r>
      <w:r w:rsidR="00204F25">
        <w:rPr>
          <w:rFonts w:asciiTheme="majorBidi" w:eastAsia="Times New Roman" w:hAnsiTheme="majorBidi" w:cstheme="majorBidi"/>
          <w:color w:val="000000" w:themeColor="text1"/>
          <w:sz w:val="24"/>
          <w:szCs w:val="24"/>
          <w:lang w:eastAsia="en-CA"/>
        </w:rPr>
        <w:t xml:space="preserve"> be found below in Figures 2-4</w:t>
      </w:r>
      <w:r w:rsidR="00FD6D02">
        <w:rPr>
          <w:rFonts w:asciiTheme="majorBidi" w:eastAsia="Times New Roman" w:hAnsiTheme="majorBidi" w:cstheme="majorBidi"/>
          <w:color w:val="000000" w:themeColor="text1"/>
          <w:sz w:val="24"/>
          <w:szCs w:val="24"/>
          <w:lang w:eastAsia="en-CA"/>
        </w:rPr>
        <w:t xml:space="preserve"> (Note: measurements are rough estimates and may be subjected to change). </w:t>
      </w:r>
      <w:r w:rsidR="00101D3E">
        <w:rPr>
          <w:rFonts w:asciiTheme="majorBidi" w:eastAsia="Times New Roman" w:hAnsiTheme="majorBidi" w:cstheme="majorBidi"/>
          <w:color w:val="000000" w:themeColor="text1"/>
          <w:sz w:val="24"/>
          <w:szCs w:val="24"/>
          <w:lang w:eastAsia="en-CA"/>
        </w:rPr>
        <w:t xml:space="preserve">One set of temperature/light pendant will be placed into the soil under the shelter canopy and one will be secured to a peg using zip ties and placed 2-3 cm above ground, still under the canopy. The same will be repeated outside in the open directly beside the shelter to serve as control. </w:t>
      </w:r>
      <w:r w:rsidR="00204F25">
        <w:rPr>
          <w:rFonts w:asciiTheme="majorBidi" w:eastAsia="Times New Roman" w:hAnsiTheme="majorBidi" w:cstheme="majorBidi"/>
          <w:color w:val="000000" w:themeColor="text1"/>
          <w:sz w:val="24"/>
          <w:szCs w:val="24"/>
          <w:lang w:eastAsia="en-CA"/>
        </w:rPr>
        <w:t xml:space="preserve">Pendants will log data in 1 hour intervals. </w:t>
      </w:r>
      <w:r w:rsidR="00101D3E">
        <w:rPr>
          <w:rFonts w:asciiTheme="majorBidi" w:eastAsia="Times New Roman" w:hAnsiTheme="majorBidi" w:cstheme="majorBidi"/>
          <w:color w:val="000000" w:themeColor="text1"/>
          <w:sz w:val="24"/>
          <w:szCs w:val="24"/>
          <w:lang w:eastAsia="en-CA"/>
        </w:rPr>
        <w:t xml:space="preserve">Shelters will be re-visited in August where temperature/light data will be downloaded. </w:t>
      </w:r>
    </w:p>
    <w:p w14:paraId="76EAA8E7" w14:textId="77777777" w:rsidR="00101D3E" w:rsidRDefault="00101D3E" w:rsidP="00101D3E">
      <w:pPr>
        <w:spacing w:line="240" w:lineRule="auto"/>
        <w:jc w:val="both"/>
        <w:rPr>
          <w:rFonts w:asciiTheme="majorBidi" w:hAnsiTheme="majorBidi" w:cstheme="majorBidi"/>
          <w:b/>
          <w:bCs/>
          <w:sz w:val="24"/>
          <w:szCs w:val="24"/>
        </w:rPr>
      </w:pPr>
      <w:r w:rsidRPr="00736314">
        <w:rPr>
          <w:rFonts w:asciiTheme="majorBidi" w:hAnsiTheme="majorBidi" w:cstheme="majorBidi"/>
          <w:b/>
          <w:bCs/>
          <w:sz w:val="24"/>
          <w:szCs w:val="24"/>
        </w:rPr>
        <w:t xml:space="preserve">Progress to Date: </w:t>
      </w:r>
    </w:p>
    <w:p w14:paraId="235E9138" w14:textId="77777777" w:rsidR="00FD6D02" w:rsidRDefault="00FD6D02" w:rsidP="00FD6D02">
      <w:pPr>
        <w:pStyle w:val="ListParagraph"/>
        <w:numPr>
          <w:ilvl w:val="0"/>
          <w:numId w:val="3"/>
        </w:numPr>
        <w:tabs>
          <w:tab w:val="left" w:pos="1455"/>
        </w:tabs>
        <w:spacing w:line="240" w:lineRule="auto"/>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color w:val="000000" w:themeColor="text1"/>
          <w:sz w:val="24"/>
          <w:szCs w:val="24"/>
          <w:lang w:eastAsia="en-CA"/>
        </w:rPr>
        <w:t>Hollister was visited in January and rain-out Perspex shelter prototype was built and deployed with loggers.</w:t>
      </w:r>
    </w:p>
    <w:p w14:paraId="7DF5C903" w14:textId="77777777" w:rsidR="00FD6D02" w:rsidRDefault="00FD6D02" w:rsidP="00FD6D02">
      <w:pPr>
        <w:pStyle w:val="ListParagraph"/>
        <w:numPr>
          <w:ilvl w:val="0"/>
          <w:numId w:val="3"/>
        </w:numPr>
        <w:tabs>
          <w:tab w:val="left" w:pos="1455"/>
        </w:tabs>
        <w:spacing w:line="240" w:lineRule="auto"/>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color w:val="000000" w:themeColor="text1"/>
          <w:sz w:val="24"/>
          <w:szCs w:val="24"/>
          <w:lang w:eastAsia="en-CA"/>
        </w:rPr>
        <w:t xml:space="preserve">Methods were refined and shelter designs were modified. </w:t>
      </w:r>
    </w:p>
    <w:p w14:paraId="592D76B8"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403049C9"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178B6ECD"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5B266C96"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6C20A695"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3BA39824"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0E107A38"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292D615B"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4CFC9D93"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1235EF1D"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3A22F5CA"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6A3C2072"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1FB59BFE"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noProof/>
          <w:color w:val="000000" w:themeColor="text1"/>
          <w:sz w:val="24"/>
          <w:szCs w:val="24"/>
          <w:lang w:val="en-US"/>
        </w:rPr>
        <w:drawing>
          <wp:anchor distT="0" distB="0" distL="114300" distR="114300" simplePos="0" relativeHeight="251680768" behindDoc="0" locked="0" layoutInCell="1" allowOverlap="1" wp14:anchorId="253FCC91" wp14:editId="1B97AC06">
            <wp:simplePos x="0" y="0"/>
            <wp:positionH relativeFrom="margin">
              <wp:align>right</wp:align>
            </wp:positionH>
            <wp:positionV relativeFrom="paragraph">
              <wp:posOffset>19050</wp:posOffset>
            </wp:positionV>
            <wp:extent cx="5818505" cy="6141720"/>
            <wp:effectExtent l="19050" t="19050" r="10795" b="1143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006.jpg"/>
                    <pic:cNvPicPr/>
                  </pic:nvPicPr>
                  <pic:blipFill rotWithShape="1">
                    <a:blip r:embed="rId8" cstate="print">
                      <a:extLst>
                        <a:ext uri="{28A0092B-C50C-407E-A947-70E740481C1C}">
                          <a14:useLocalDpi xmlns:a14="http://schemas.microsoft.com/office/drawing/2010/main" val="0"/>
                        </a:ext>
                      </a:extLst>
                    </a:blip>
                    <a:srcRect b="20718"/>
                    <a:stretch/>
                  </pic:blipFill>
                  <pic:spPr bwMode="auto">
                    <a:xfrm>
                      <a:off x="0" y="0"/>
                      <a:ext cx="5818505" cy="61417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2E2C4D"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b/>
          <w:bCs/>
          <w:color w:val="000000" w:themeColor="text1"/>
          <w:sz w:val="24"/>
          <w:szCs w:val="24"/>
          <w:lang w:eastAsia="en-CA"/>
        </w:rPr>
        <w:t xml:space="preserve">Figure 2. </w:t>
      </w:r>
      <w:r w:rsidRPr="00FD6D02">
        <w:rPr>
          <w:rFonts w:asciiTheme="majorBidi" w:eastAsia="Times New Roman" w:hAnsiTheme="majorBidi" w:cstheme="majorBidi"/>
          <w:b/>
          <w:bCs/>
          <w:color w:val="000000" w:themeColor="text1"/>
          <w:sz w:val="24"/>
          <w:szCs w:val="24"/>
          <w:lang w:eastAsia="en-CA"/>
        </w:rPr>
        <w:t xml:space="preserve">Umbrella Shelter </w:t>
      </w:r>
      <w:r>
        <w:rPr>
          <w:rFonts w:asciiTheme="majorBidi" w:eastAsia="Times New Roman" w:hAnsiTheme="majorBidi" w:cstheme="majorBidi"/>
          <w:color w:val="000000" w:themeColor="text1"/>
          <w:sz w:val="24"/>
          <w:szCs w:val="24"/>
          <w:lang w:eastAsia="en-CA"/>
        </w:rPr>
        <w:t>One clear that allows light through and one opaque, which limits the amount of light coming through.</w:t>
      </w:r>
    </w:p>
    <w:p w14:paraId="27665553"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1BE41258" w14:textId="77777777" w:rsidR="00FD6D02" w:rsidRP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17A06E7F" w14:textId="77777777" w:rsidR="00FD6D02" w:rsidRP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00BBBE48" w14:textId="77777777" w:rsidR="007D6E77" w:rsidRDefault="007D6E77" w:rsidP="007D6E77">
      <w:pPr>
        <w:tabs>
          <w:tab w:val="left" w:pos="1455"/>
        </w:tabs>
        <w:spacing w:line="240" w:lineRule="auto"/>
        <w:jc w:val="both"/>
        <w:rPr>
          <w:rFonts w:asciiTheme="majorBidi" w:eastAsia="Times New Roman" w:hAnsiTheme="majorBidi" w:cstheme="majorBidi"/>
          <w:color w:val="000000" w:themeColor="text1"/>
          <w:sz w:val="24"/>
          <w:szCs w:val="24"/>
          <w:lang w:eastAsia="en-CA"/>
        </w:rPr>
      </w:pPr>
    </w:p>
    <w:p w14:paraId="3D7F6FDA" w14:textId="77777777" w:rsidR="007D6E77" w:rsidRDefault="007D6E77" w:rsidP="007D6E77">
      <w:pPr>
        <w:tabs>
          <w:tab w:val="left" w:pos="1455"/>
        </w:tabs>
        <w:spacing w:line="240" w:lineRule="auto"/>
        <w:jc w:val="both"/>
        <w:rPr>
          <w:rFonts w:asciiTheme="majorBidi" w:eastAsia="Times New Roman" w:hAnsiTheme="majorBidi" w:cstheme="majorBidi"/>
          <w:color w:val="000000" w:themeColor="text1"/>
          <w:sz w:val="24"/>
          <w:szCs w:val="24"/>
          <w:lang w:eastAsia="en-CA"/>
        </w:rPr>
      </w:pPr>
    </w:p>
    <w:p w14:paraId="5CF2D1AA" w14:textId="77777777" w:rsidR="004367DC" w:rsidRDefault="00FD6D02">
      <w:pPr>
        <w:rPr>
          <w:rFonts w:asciiTheme="majorBidi" w:hAnsiTheme="majorBidi" w:cstheme="majorBidi"/>
          <w:sz w:val="24"/>
          <w:szCs w:val="24"/>
        </w:rPr>
      </w:pPr>
      <w:r>
        <w:rPr>
          <w:rFonts w:asciiTheme="majorBidi" w:hAnsiTheme="majorBidi" w:cstheme="majorBidi"/>
          <w:noProof/>
          <w:sz w:val="24"/>
          <w:szCs w:val="24"/>
          <w:lang w:val="en-US"/>
        </w:rPr>
        <w:drawing>
          <wp:inline distT="0" distB="0" distL="0" distR="0" wp14:anchorId="24AF1163" wp14:editId="6B3AC713">
            <wp:extent cx="5818505" cy="6507480"/>
            <wp:effectExtent l="19050" t="19050" r="10795"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005.jpg"/>
                    <pic:cNvPicPr/>
                  </pic:nvPicPr>
                  <pic:blipFill rotWithShape="1">
                    <a:blip r:embed="rId9" cstate="print">
                      <a:extLst>
                        <a:ext uri="{28A0092B-C50C-407E-A947-70E740481C1C}">
                          <a14:useLocalDpi xmlns:a14="http://schemas.microsoft.com/office/drawing/2010/main" val="0"/>
                        </a:ext>
                      </a:extLst>
                    </a:blip>
                    <a:srcRect b="9814"/>
                    <a:stretch/>
                  </pic:blipFill>
                  <pic:spPr bwMode="auto">
                    <a:xfrm>
                      <a:off x="0" y="0"/>
                      <a:ext cx="5818505" cy="65074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A625965" w14:textId="77777777" w:rsidR="00FD6D02" w:rsidRDefault="00FD6D02" w:rsidP="00FD6D02">
      <w:pPr>
        <w:rPr>
          <w:rFonts w:asciiTheme="majorBidi" w:eastAsia="Times New Roman" w:hAnsiTheme="majorBidi" w:cstheme="majorBidi"/>
          <w:b/>
          <w:bCs/>
          <w:color w:val="000000" w:themeColor="text1"/>
          <w:sz w:val="24"/>
          <w:szCs w:val="24"/>
          <w:lang w:eastAsia="en-CA"/>
        </w:rPr>
      </w:pPr>
      <w:r>
        <w:rPr>
          <w:rFonts w:asciiTheme="majorBidi" w:eastAsia="Times New Roman" w:hAnsiTheme="majorBidi" w:cstheme="majorBidi"/>
          <w:b/>
          <w:bCs/>
          <w:color w:val="000000" w:themeColor="text1"/>
          <w:sz w:val="24"/>
          <w:szCs w:val="24"/>
          <w:lang w:eastAsia="en-CA"/>
        </w:rPr>
        <w:t>Figure 3. Mesh shelter</w:t>
      </w:r>
    </w:p>
    <w:p w14:paraId="5A0C7472" w14:textId="77777777" w:rsidR="00FD6D02" w:rsidRDefault="00FD6D02" w:rsidP="00FD6D02">
      <w:pPr>
        <w:rPr>
          <w:rFonts w:asciiTheme="majorBidi" w:eastAsia="Times New Roman" w:hAnsiTheme="majorBidi" w:cstheme="majorBidi"/>
          <w:b/>
          <w:bCs/>
          <w:color w:val="000000" w:themeColor="text1"/>
          <w:sz w:val="24"/>
          <w:szCs w:val="24"/>
          <w:lang w:eastAsia="en-CA"/>
        </w:rPr>
      </w:pPr>
    </w:p>
    <w:p w14:paraId="2ADC23D0" w14:textId="77777777" w:rsidR="00FD6D02" w:rsidRDefault="00FD6D02">
      <w:pPr>
        <w:rPr>
          <w:rFonts w:asciiTheme="majorBidi" w:eastAsia="Times New Roman" w:hAnsiTheme="majorBidi" w:cstheme="majorBidi"/>
          <w:b/>
          <w:bCs/>
          <w:color w:val="000000" w:themeColor="text1"/>
          <w:sz w:val="24"/>
          <w:szCs w:val="24"/>
          <w:lang w:eastAsia="en-CA"/>
        </w:rPr>
      </w:pPr>
      <w:r>
        <w:rPr>
          <w:rFonts w:asciiTheme="majorBidi" w:eastAsia="Times New Roman" w:hAnsiTheme="majorBidi" w:cstheme="majorBidi"/>
          <w:b/>
          <w:bCs/>
          <w:color w:val="000000" w:themeColor="text1"/>
          <w:sz w:val="24"/>
          <w:szCs w:val="24"/>
          <w:lang w:eastAsia="en-CA"/>
        </w:rPr>
        <w:br w:type="page"/>
      </w:r>
    </w:p>
    <w:p w14:paraId="5A56B9B4" w14:textId="77777777" w:rsidR="00FD6D02" w:rsidRDefault="00FD6D02" w:rsidP="00FD6D02">
      <w:pPr>
        <w:rPr>
          <w:rFonts w:asciiTheme="majorBidi" w:hAnsiTheme="majorBidi" w:cstheme="majorBidi"/>
          <w:noProof/>
          <w:sz w:val="24"/>
          <w:szCs w:val="24"/>
          <w:lang w:eastAsia="en-CA"/>
        </w:rPr>
      </w:pPr>
      <w:r>
        <w:rPr>
          <w:rFonts w:asciiTheme="majorBidi" w:hAnsiTheme="majorBidi" w:cstheme="majorBidi"/>
          <w:noProof/>
          <w:sz w:val="24"/>
          <w:szCs w:val="24"/>
          <w:lang w:val="en-US"/>
        </w:rPr>
        <w:lastRenderedPageBreak/>
        <w:drawing>
          <wp:inline distT="0" distB="0" distL="0" distR="0" wp14:anchorId="48F40203" wp14:editId="53FE0C53">
            <wp:extent cx="5818505" cy="7421880"/>
            <wp:effectExtent l="19050" t="19050" r="10795"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007.jpg"/>
                    <pic:cNvPicPr/>
                  </pic:nvPicPr>
                  <pic:blipFill rotWithShape="1">
                    <a:blip r:embed="rId10" cstate="print">
                      <a:extLst>
                        <a:ext uri="{28A0092B-C50C-407E-A947-70E740481C1C}">
                          <a14:useLocalDpi xmlns:a14="http://schemas.microsoft.com/office/drawing/2010/main" val="0"/>
                        </a:ext>
                      </a:extLst>
                    </a:blip>
                    <a:srcRect b="9814"/>
                    <a:stretch/>
                  </pic:blipFill>
                  <pic:spPr bwMode="auto">
                    <a:xfrm>
                      <a:off x="0" y="0"/>
                      <a:ext cx="5818505" cy="74218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C1F11BF" w14:textId="77777777" w:rsidR="00FD6D02" w:rsidRDefault="00FD6D02" w:rsidP="00FD6D02">
      <w:pPr>
        <w:jc w:val="both"/>
        <w:rPr>
          <w:rFonts w:asciiTheme="majorBidi" w:eastAsia="Times New Roman" w:hAnsiTheme="majorBidi" w:cstheme="majorBidi"/>
          <w:b/>
          <w:bCs/>
          <w:color w:val="000000" w:themeColor="text1"/>
          <w:sz w:val="24"/>
          <w:szCs w:val="24"/>
          <w:lang w:eastAsia="en-CA"/>
        </w:rPr>
      </w:pPr>
      <w:r>
        <w:rPr>
          <w:rFonts w:asciiTheme="majorBidi" w:eastAsia="Times New Roman" w:hAnsiTheme="majorBidi" w:cstheme="majorBidi"/>
          <w:b/>
          <w:bCs/>
          <w:color w:val="000000" w:themeColor="text1"/>
          <w:sz w:val="24"/>
          <w:szCs w:val="24"/>
          <w:lang w:eastAsia="en-CA"/>
        </w:rPr>
        <w:t xml:space="preserve">Figure 4. OTC/Perspex Shelter </w:t>
      </w:r>
      <w:r>
        <w:rPr>
          <w:rFonts w:asciiTheme="majorBidi" w:eastAsia="Times New Roman" w:hAnsiTheme="majorBidi" w:cstheme="majorBidi"/>
          <w:color w:val="000000" w:themeColor="text1"/>
          <w:sz w:val="24"/>
          <w:szCs w:val="24"/>
          <w:lang w:eastAsia="en-CA"/>
        </w:rPr>
        <w:t xml:space="preserve">This design will be modified to use Perspex instead of fibreglass sides. Because aluminum sides come in a 90° angle, the hexagonal shape will be modified into a square to make assembly easier. </w:t>
      </w:r>
    </w:p>
    <w:p w14:paraId="5EF8A0AE" w14:textId="77777777" w:rsidR="00FD6D02" w:rsidRPr="00FD6D02" w:rsidRDefault="00FD6D02" w:rsidP="00FD6D02">
      <w:pPr>
        <w:rPr>
          <w:rFonts w:asciiTheme="majorBidi" w:eastAsia="Times New Roman" w:hAnsiTheme="majorBidi" w:cstheme="majorBidi"/>
          <w:b/>
          <w:bCs/>
          <w:color w:val="000000" w:themeColor="text1"/>
          <w:sz w:val="24"/>
          <w:szCs w:val="24"/>
          <w:lang w:eastAsia="en-CA"/>
        </w:rPr>
      </w:pPr>
      <w:r w:rsidRPr="00FD6D02">
        <w:rPr>
          <w:rFonts w:asciiTheme="majorBidi" w:eastAsia="Times New Roman" w:hAnsiTheme="majorBidi" w:cstheme="majorBidi"/>
          <w:b/>
          <w:bCs/>
          <w:color w:val="000000" w:themeColor="text1"/>
          <w:sz w:val="24"/>
          <w:szCs w:val="24"/>
          <w:lang w:eastAsia="en-CA"/>
        </w:rPr>
        <w:lastRenderedPageBreak/>
        <w:t xml:space="preserve">Work Cited </w:t>
      </w:r>
    </w:p>
    <w:p w14:paraId="03391A51" w14:textId="77777777" w:rsidR="00FD6D02" w:rsidRPr="00FD6D02" w:rsidRDefault="00FD6D02" w:rsidP="00FD6D02">
      <w:pPr>
        <w:pStyle w:val="Bibliography"/>
        <w:rPr>
          <w:rFonts w:ascii="Times New Roman" w:hAnsi="Times New Roman" w:cs="Times New Roman"/>
          <w:sz w:val="24"/>
        </w:rPr>
      </w:pPr>
      <w:r>
        <w:rPr>
          <w:rFonts w:asciiTheme="majorBidi" w:eastAsia="Times New Roman" w:hAnsiTheme="majorBidi" w:cstheme="majorBidi"/>
          <w:color w:val="000000" w:themeColor="text1"/>
          <w:lang w:eastAsia="en-CA"/>
        </w:rPr>
        <w:fldChar w:fldCharType="begin"/>
      </w:r>
      <w:r>
        <w:rPr>
          <w:rFonts w:asciiTheme="majorBidi" w:eastAsia="Times New Roman" w:hAnsiTheme="majorBidi" w:cstheme="majorBidi"/>
          <w:color w:val="000000" w:themeColor="text1"/>
          <w:lang w:eastAsia="en-CA"/>
        </w:rPr>
        <w:instrText xml:space="preserve"> ADDIN ZOTERO_BIBL {"uncited":[],"omitted":[],"custom":[]} CSL_BIBLIOGRAPHY </w:instrText>
      </w:r>
      <w:r>
        <w:rPr>
          <w:rFonts w:asciiTheme="majorBidi" w:eastAsia="Times New Roman" w:hAnsiTheme="majorBidi" w:cstheme="majorBidi"/>
          <w:color w:val="000000" w:themeColor="text1"/>
          <w:lang w:eastAsia="en-CA"/>
        </w:rPr>
        <w:fldChar w:fldCharType="separate"/>
      </w:r>
      <w:r w:rsidRPr="00FD6D02">
        <w:rPr>
          <w:rFonts w:ascii="Times New Roman" w:hAnsi="Times New Roman" w:cs="Times New Roman"/>
          <w:sz w:val="24"/>
        </w:rPr>
        <w:t>1.</w:t>
      </w:r>
      <w:r w:rsidRPr="00FD6D02">
        <w:rPr>
          <w:rFonts w:ascii="Times New Roman" w:hAnsi="Times New Roman" w:cs="Times New Roman"/>
          <w:sz w:val="24"/>
        </w:rPr>
        <w:tab/>
        <w:t xml:space="preserve">Bertness, M. D. &amp; Callaway, R. Positive interactions in communities. </w:t>
      </w:r>
      <w:r w:rsidRPr="00FD6D02">
        <w:rPr>
          <w:rFonts w:ascii="Times New Roman" w:hAnsi="Times New Roman" w:cs="Times New Roman"/>
          <w:i/>
          <w:iCs/>
          <w:sz w:val="24"/>
        </w:rPr>
        <w:t>Trends Ecol. Evol.</w:t>
      </w:r>
      <w:r w:rsidRPr="00FD6D02">
        <w:rPr>
          <w:rFonts w:ascii="Times New Roman" w:hAnsi="Times New Roman" w:cs="Times New Roman"/>
          <w:sz w:val="24"/>
        </w:rPr>
        <w:t xml:space="preserve"> </w:t>
      </w:r>
      <w:r w:rsidRPr="00FD6D02">
        <w:rPr>
          <w:rFonts w:ascii="Times New Roman" w:hAnsi="Times New Roman" w:cs="Times New Roman"/>
          <w:b/>
          <w:bCs/>
          <w:sz w:val="24"/>
        </w:rPr>
        <w:t>9</w:t>
      </w:r>
      <w:r w:rsidRPr="00FD6D02">
        <w:rPr>
          <w:rFonts w:ascii="Times New Roman" w:hAnsi="Times New Roman" w:cs="Times New Roman"/>
          <w:sz w:val="24"/>
        </w:rPr>
        <w:t>, 191–193 (1994).</w:t>
      </w:r>
    </w:p>
    <w:p w14:paraId="40B34681"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w:t>
      </w:r>
      <w:r w:rsidRPr="00FD6D02">
        <w:rPr>
          <w:rFonts w:ascii="Times New Roman" w:hAnsi="Times New Roman" w:cs="Times New Roman"/>
          <w:sz w:val="24"/>
        </w:rPr>
        <w:tab/>
        <w:t xml:space="preserve">Maestre, F. T., Callaway, R. M., Valladares, F. &amp; Lortie, C. J. Refining the stress-gradient hypothesis for competition and facilitation in plant communities. </w:t>
      </w:r>
      <w:r w:rsidRPr="00FD6D02">
        <w:rPr>
          <w:rFonts w:ascii="Times New Roman" w:hAnsi="Times New Roman" w:cs="Times New Roman"/>
          <w:i/>
          <w:iCs/>
          <w:sz w:val="24"/>
        </w:rPr>
        <w:t>J. Ecol.</w:t>
      </w:r>
      <w:r w:rsidRPr="00FD6D02">
        <w:rPr>
          <w:rFonts w:ascii="Times New Roman" w:hAnsi="Times New Roman" w:cs="Times New Roman"/>
          <w:sz w:val="24"/>
        </w:rPr>
        <w:t xml:space="preserve"> </w:t>
      </w:r>
      <w:r w:rsidRPr="00FD6D02">
        <w:rPr>
          <w:rFonts w:ascii="Times New Roman" w:hAnsi="Times New Roman" w:cs="Times New Roman"/>
          <w:b/>
          <w:bCs/>
          <w:sz w:val="24"/>
        </w:rPr>
        <w:t>97</w:t>
      </w:r>
      <w:r w:rsidRPr="00FD6D02">
        <w:rPr>
          <w:rFonts w:ascii="Times New Roman" w:hAnsi="Times New Roman" w:cs="Times New Roman"/>
          <w:sz w:val="24"/>
        </w:rPr>
        <w:t>, 199–205 (2009).</w:t>
      </w:r>
    </w:p>
    <w:p w14:paraId="38A49BBB"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3.</w:t>
      </w:r>
      <w:r w:rsidRPr="00FD6D02">
        <w:rPr>
          <w:rFonts w:ascii="Times New Roman" w:hAnsi="Times New Roman" w:cs="Times New Roman"/>
          <w:sz w:val="24"/>
        </w:rPr>
        <w:tab/>
        <w:t xml:space="preserve">Michalet, R., Le Bagousse-Pinguet, Y., Maalouf, J.-P. &amp; Lortie, C. J. Two alternatives to the stress-gradient hypothesis at the edge of life: the collapse of facilitation and the switch from facilitation to competition. </w:t>
      </w:r>
      <w:r w:rsidRPr="00FD6D02">
        <w:rPr>
          <w:rFonts w:ascii="Times New Roman" w:hAnsi="Times New Roman" w:cs="Times New Roman"/>
          <w:i/>
          <w:iCs/>
          <w:sz w:val="24"/>
        </w:rPr>
        <w:t>J. Veg. Sci.</w:t>
      </w:r>
      <w:r w:rsidRPr="00FD6D02">
        <w:rPr>
          <w:rFonts w:ascii="Times New Roman" w:hAnsi="Times New Roman" w:cs="Times New Roman"/>
          <w:sz w:val="24"/>
        </w:rPr>
        <w:t xml:space="preserve"> </w:t>
      </w:r>
      <w:r w:rsidRPr="00FD6D02">
        <w:rPr>
          <w:rFonts w:ascii="Times New Roman" w:hAnsi="Times New Roman" w:cs="Times New Roman"/>
          <w:b/>
          <w:bCs/>
          <w:sz w:val="24"/>
        </w:rPr>
        <w:t>25</w:t>
      </w:r>
      <w:r w:rsidRPr="00FD6D02">
        <w:rPr>
          <w:rFonts w:ascii="Times New Roman" w:hAnsi="Times New Roman" w:cs="Times New Roman"/>
          <w:sz w:val="24"/>
        </w:rPr>
        <w:t>, 609–613 (2014).</w:t>
      </w:r>
    </w:p>
    <w:p w14:paraId="1DF72FC0"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4.</w:t>
      </w:r>
      <w:r w:rsidRPr="00FD6D02">
        <w:rPr>
          <w:rFonts w:ascii="Times New Roman" w:hAnsi="Times New Roman" w:cs="Times New Roman"/>
          <w:sz w:val="24"/>
        </w:rPr>
        <w:tab/>
        <w:t xml:space="preserve">Lu, R. </w:t>
      </w:r>
      <w:r w:rsidRPr="00FD6D02">
        <w:rPr>
          <w:rFonts w:ascii="Times New Roman" w:hAnsi="Times New Roman" w:cs="Times New Roman"/>
          <w:i/>
          <w:iCs/>
          <w:sz w:val="24"/>
        </w:rPr>
        <w:t>et al.</w:t>
      </w:r>
      <w:r w:rsidRPr="00FD6D02">
        <w:rPr>
          <w:rFonts w:ascii="Times New Roman" w:hAnsi="Times New Roman" w:cs="Times New Roman"/>
          <w:sz w:val="24"/>
        </w:rPr>
        <w:t xml:space="preserve"> Nurse effects of patch-canopy microhabitats promote herbs community establishment in sandy land. </w:t>
      </w:r>
      <w:r w:rsidRPr="00FD6D02">
        <w:rPr>
          <w:rFonts w:ascii="Times New Roman" w:hAnsi="Times New Roman" w:cs="Times New Roman"/>
          <w:i/>
          <w:iCs/>
          <w:sz w:val="24"/>
        </w:rPr>
        <w:t>Ecol. Eng.</w:t>
      </w:r>
      <w:r w:rsidRPr="00FD6D02">
        <w:rPr>
          <w:rFonts w:ascii="Times New Roman" w:hAnsi="Times New Roman" w:cs="Times New Roman"/>
          <w:sz w:val="24"/>
        </w:rPr>
        <w:t xml:space="preserve"> </w:t>
      </w:r>
      <w:r w:rsidRPr="00FD6D02">
        <w:rPr>
          <w:rFonts w:ascii="Times New Roman" w:hAnsi="Times New Roman" w:cs="Times New Roman"/>
          <w:b/>
          <w:bCs/>
          <w:sz w:val="24"/>
        </w:rPr>
        <w:t>118</w:t>
      </w:r>
      <w:r w:rsidRPr="00FD6D02">
        <w:rPr>
          <w:rFonts w:ascii="Times New Roman" w:hAnsi="Times New Roman" w:cs="Times New Roman"/>
          <w:sz w:val="24"/>
        </w:rPr>
        <w:t>, 126–133 (2018).</w:t>
      </w:r>
    </w:p>
    <w:p w14:paraId="2EEF91EC"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5.</w:t>
      </w:r>
      <w:r w:rsidRPr="00FD6D02">
        <w:rPr>
          <w:rFonts w:ascii="Times New Roman" w:hAnsi="Times New Roman" w:cs="Times New Roman"/>
          <w:sz w:val="24"/>
        </w:rPr>
        <w:tab/>
        <w:t xml:space="preserve">Bertness, M. D. &amp; Leonard, G. H. THE ROLE OF POSITIVE INTERACTIONS IN COMMUNITIES: LESSONS FROM INTERTIDAL HABITATS. </w:t>
      </w:r>
      <w:r w:rsidRPr="00FD6D02">
        <w:rPr>
          <w:rFonts w:ascii="Times New Roman" w:hAnsi="Times New Roman" w:cs="Times New Roman"/>
          <w:i/>
          <w:iCs/>
          <w:sz w:val="24"/>
        </w:rPr>
        <w:t>Ecology</w:t>
      </w:r>
      <w:r w:rsidRPr="00FD6D02">
        <w:rPr>
          <w:rFonts w:ascii="Times New Roman" w:hAnsi="Times New Roman" w:cs="Times New Roman"/>
          <w:sz w:val="24"/>
        </w:rPr>
        <w:t xml:space="preserve"> </w:t>
      </w:r>
      <w:r w:rsidRPr="00FD6D02">
        <w:rPr>
          <w:rFonts w:ascii="Times New Roman" w:hAnsi="Times New Roman" w:cs="Times New Roman"/>
          <w:b/>
          <w:bCs/>
          <w:sz w:val="24"/>
        </w:rPr>
        <w:t>78</w:t>
      </w:r>
      <w:r w:rsidRPr="00FD6D02">
        <w:rPr>
          <w:rFonts w:ascii="Times New Roman" w:hAnsi="Times New Roman" w:cs="Times New Roman"/>
          <w:sz w:val="24"/>
        </w:rPr>
        <w:t>, 1976–1989 (1997).</w:t>
      </w:r>
    </w:p>
    <w:p w14:paraId="37BDD4EA"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6.</w:t>
      </w:r>
      <w:r w:rsidRPr="00FD6D02">
        <w:rPr>
          <w:rFonts w:ascii="Times New Roman" w:hAnsi="Times New Roman" w:cs="Times New Roman"/>
          <w:sz w:val="24"/>
        </w:rPr>
        <w:tab/>
        <w:t xml:space="preserve">Lortie, C. J., Filazzola, A. &amp; Sotomayor, D. A. Functional assessment of animal interactions with shrub-facilitation complexes: a formal synthesis and conceptual framework. </w:t>
      </w:r>
      <w:r w:rsidRPr="00FD6D02">
        <w:rPr>
          <w:rFonts w:ascii="Times New Roman" w:hAnsi="Times New Roman" w:cs="Times New Roman"/>
          <w:i/>
          <w:iCs/>
          <w:sz w:val="24"/>
        </w:rPr>
        <w:t>Funct. Ecol.</w:t>
      </w:r>
      <w:r w:rsidRPr="00FD6D02">
        <w:rPr>
          <w:rFonts w:ascii="Times New Roman" w:hAnsi="Times New Roman" w:cs="Times New Roman"/>
          <w:sz w:val="24"/>
        </w:rPr>
        <w:t xml:space="preserve"> </w:t>
      </w:r>
      <w:r w:rsidRPr="00FD6D02">
        <w:rPr>
          <w:rFonts w:ascii="Times New Roman" w:hAnsi="Times New Roman" w:cs="Times New Roman"/>
          <w:b/>
          <w:bCs/>
          <w:sz w:val="24"/>
        </w:rPr>
        <w:t>30</w:t>
      </w:r>
      <w:r w:rsidRPr="00FD6D02">
        <w:rPr>
          <w:rFonts w:ascii="Times New Roman" w:hAnsi="Times New Roman" w:cs="Times New Roman"/>
          <w:sz w:val="24"/>
        </w:rPr>
        <w:t>, 41–51 (2016).</w:t>
      </w:r>
    </w:p>
    <w:p w14:paraId="089DE81B"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7.</w:t>
      </w:r>
      <w:r w:rsidRPr="00FD6D02">
        <w:rPr>
          <w:rFonts w:ascii="Times New Roman" w:hAnsi="Times New Roman" w:cs="Times New Roman"/>
          <w:sz w:val="24"/>
        </w:rPr>
        <w:tab/>
        <w:t xml:space="preserve">Dalsgaard, B. </w:t>
      </w:r>
      <w:r w:rsidRPr="00FD6D02">
        <w:rPr>
          <w:rFonts w:ascii="Times New Roman" w:hAnsi="Times New Roman" w:cs="Times New Roman"/>
          <w:i/>
          <w:iCs/>
          <w:sz w:val="24"/>
        </w:rPr>
        <w:t>et al.</w:t>
      </w:r>
      <w:r w:rsidRPr="00FD6D02">
        <w:rPr>
          <w:rFonts w:ascii="Times New Roman" w:hAnsi="Times New Roman" w:cs="Times New Roman"/>
          <w:sz w:val="24"/>
        </w:rPr>
        <w:t xml:space="preserve"> Specialization in Plant-Hummingbird Networks Is Associated with Species Richness, Contemporary Precipitation and Quaternary Climate-Change Velocity. </w:t>
      </w:r>
      <w:r w:rsidRPr="00FD6D02">
        <w:rPr>
          <w:rFonts w:ascii="Times New Roman" w:hAnsi="Times New Roman" w:cs="Times New Roman"/>
          <w:i/>
          <w:iCs/>
          <w:sz w:val="24"/>
        </w:rPr>
        <w:t>PLoS ONE</w:t>
      </w:r>
      <w:r w:rsidRPr="00FD6D02">
        <w:rPr>
          <w:rFonts w:ascii="Times New Roman" w:hAnsi="Times New Roman" w:cs="Times New Roman"/>
          <w:sz w:val="24"/>
        </w:rPr>
        <w:t xml:space="preserve"> </w:t>
      </w:r>
      <w:r w:rsidRPr="00FD6D02">
        <w:rPr>
          <w:rFonts w:ascii="Times New Roman" w:hAnsi="Times New Roman" w:cs="Times New Roman"/>
          <w:b/>
          <w:bCs/>
          <w:sz w:val="24"/>
        </w:rPr>
        <w:t>6</w:t>
      </w:r>
      <w:r w:rsidRPr="00FD6D02">
        <w:rPr>
          <w:rFonts w:ascii="Times New Roman" w:hAnsi="Times New Roman" w:cs="Times New Roman"/>
          <w:sz w:val="24"/>
        </w:rPr>
        <w:t>, e25891 (2011).</w:t>
      </w:r>
    </w:p>
    <w:p w14:paraId="2CDE1825"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8.</w:t>
      </w:r>
      <w:r w:rsidRPr="00FD6D02">
        <w:rPr>
          <w:rFonts w:ascii="Times New Roman" w:hAnsi="Times New Roman" w:cs="Times New Roman"/>
          <w:sz w:val="24"/>
        </w:rPr>
        <w:tab/>
        <w:t xml:space="preserve">Watson, D. M. Fleshing out facilitation - reframing interaction networks beyond top-down versus bottom-up. </w:t>
      </w:r>
      <w:r w:rsidRPr="00FD6D02">
        <w:rPr>
          <w:rFonts w:ascii="Times New Roman" w:hAnsi="Times New Roman" w:cs="Times New Roman"/>
          <w:i/>
          <w:iCs/>
          <w:sz w:val="24"/>
        </w:rPr>
        <w:t>New Phytol.</w:t>
      </w:r>
      <w:r w:rsidRPr="00FD6D02">
        <w:rPr>
          <w:rFonts w:ascii="Times New Roman" w:hAnsi="Times New Roman" w:cs="Times New Roman"/>
          <w:sz w:val="24"/>
        </w:rPr>
        <w:t xml:space="preserve"> </w:t>
      </w:r>
      <w:r w:rsidRPr="00FD6D02">
        <w:rPr>
          <w:rFonts w:ascii="Times New Roman" w:hAnsi="Times New Roman" w:cs="Times New Roman"/>
          <w:b/>
          <w:bCs/>
          <w:sz w:val="24"/>
        </w:rPr>
        <w:t>211</w:t>
      </w:r>
      <w:r w:rsidRPr="00FD6D02">
        <w:rPr>
          <w:rFonts w:ascii="Times New Roman" w:hAnsi="Times New Roman" w:cs="Times New Roman"/>
          <w:sz w:val="24"/>
        </w:rPr>
        <w:t>, 803–808 (2016).</w:t>
      </w:r>
    </w:p>
    <w:p w14:paraId="5F511017"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lastRenderedPageBreak/>
        <w:t>9.</w:t>
      </w:r>
      <w:r w:rsidRPr="00FD6D02">
        <w:rPr>
          <w:rFonts w:ascii="Times New Roman" w:hAnsi="Times New Roman" w:cs="Times New Roman"/>
          <w:sz w:val="24"/>
        </w:rPr>
        <w:tab/>
        <w:t xml:space="preserve">Filazzola, A. &amp; Lortie, C. J. A systematic review and conceptual framework for the mechanistic pathways of nurse plants: A systematic review of nurse-plant mechanisms. </w:t>
      </w:r>
      <w:r w:rsidRPr="00FD6D02">
        <w:rPr>
          <w:rFonts w:ascii="Times New Roman" w:hAnsi="Times New Roman" w:cs="Times New Roman"/>
          <w:i/>
          <w:iCs/>
          <w:sz w:val="24"/>
        </w:rPr>
        <w:t>Glob. Ecol. Biogeogr.</w:t>
      </w:r>
      <w:r w:rsidRPr="00FD6D02">
        <w:rPr>
          <w:rFonts w:ascii="Times New Roman" w:hAnsi="Times New Roman" w:cs="Times New Roman"/>
          <w:sz w:val="24"/>
        </w:rPr>
        <w:t xml:space="preserve"> </w:t>
      </w:r>
      <w:r w:rsidRPr="00FD6D02">
        <w:rPr>
          <w:rFonts w:ascii="Times New Roman" w:hAnsi="Times New Roman" w:cs="Times New Roman"/>
          <w:b/>
          <w:bCs/>
          <w:sz w:val="24"/>
        </w:rPr>
        <w:t>23</w:t>
      </w:r>
      <w:r w:rsidRPr="00FD6D02">
        <w:rPr>
          <w:rFonts w:ascii="Times New Roman" w:hAnsi="Times New Roman" w:cs="Times New Roman"/>
          <w:sz w:val="24"/>
        </w:rPr>
        <w:t>, 1335–1345 (2014).</w:t>
      </w:r>
    </w:p>
    <w:p w14:paraId="43E33B97"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10.</w:t>
      </w:r>
      <w:r w:rsidRPr="00FD6D02">
        <w:rPr>
          <w:rFonts w:ascii="Times New Roman" w:hAnsi="Times New Roman" w:cs="Times New Roman"/>
          <w:sz w:val="24"/>
        </w:rPr>
        <w:tab/>
        <w:t xml:space="preserve">Gómez-Aparicio, L. </w:t>
      </w:r>
      <w:r w:rsidRPr="00FD6D02">
        <w:rPr>
          <w:rFonts w:ascii="Times New Roman" w:hAnsi="Times New Roman" w:cs="Times New Roman"/>
          <w:i/>
          <w:iCs/>
          <w:sz w:val="24"/>
        </w:rPr>
        <w:t>et al.</w:t>
      </w:r>
      <w:r w:rsidRPr="00FD6D02">
        <w:rPr>
          <w:rFonts w:ascii="Times New Roman" w:hAnsi="Times New Roman" w:cs="Times New Roman"/>
          <w:sz w:val="24"/>
        </w:rPr>
        <w:t xml:space="preserve"> APPLYING PLANT FACILITATION TO FOREST RESTORATION: A META-ANALYSIS OF THE USE OF SHRUBS AS NURSE PLANTS. </w:t>
      </w:r>
      <w:r w:rsidRPr="00FD6D02">
        <w:rPr>
          <w:rFonts w:ascii="Times New Roman" w:hAnsi="Times New Roman" w:cs="Times New Roman"/>
          <w:i/>
          <w:iCs/>
          <w:sz w:val="24"/>
        </w:rPr>
        <w:t>Ecol. Appl.</w:t>
      </w:r>
      <w:r w:rsidRPr="00FD6D02">
        <w:rPr>
          <w:rFonts w:ascii="Times New Roman" w:hAnsi="Times New Roman" w:cs="Times New Roman"/>
          <w:sz w:val="24"/>
        </w:rPr>
        <w:t xml:space="preserve"> </w:t>
      </w:r>
      <w:r w:rsidRPr="00FD6D02">
        <w:rPr>
          <w:rFonts w:ascii="Times New Roman" w:hAnsi="Times New Roman" w:cs="Times New Roman"/>
          <w:b/>
          <w:bCs/>
          <w:sz w:val="24"/>
        </w:rPr>
        <w:t>14</w:t>
      </w:r>
      <w:r w:rsidRPr="00FD6D02">
        <w:rPr>
          <w:rFonts w:ascii="Times New Roman" w:hAnsi="Times New Roman" w:cs="Times New Roman"/>
          <w:sz w:val="24"/>
        </w:rPr>
        <w:t>, 1128–1138 (2004).</w:t>
      </w:r>
    </w:p>
    <w:p w14:paraId="7F71E5A5"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11.</w:t>
      </w:r>
      <w:r w:rsidRPr="00FD6D02">
        <w:rPr>
          <w:rFonts w:ascii="Times New Roman" w:hAnsi="Times New Roman" w:cs="Times New Roman"/>
          <w:sz w:val="24"/>
        </w:rPr>
        <w:tab/>
        <w:t xml:space="preserve">Lortie, C. J., Gruber, E., Filazzola, A., Noble, T. &amp; Westphal, M. The Groot Effect: Plant facilitation and desert shrub regrowth following extensive damage. </w:t>
      </w:r>
      <w:r w:rsidRPr="00FD6D02">
        <w:rPr>
          <w:rFonts w:ascii="Times New Roman" w:hAnsi="Times New Roman" w:cs="Times New Roman"/>
          <w:i/>
          <w:iCs/>
          <w:sz w:val="24"/>
        </w:rPr>
        <w:t>Ecol. Evol.</w:t>
      </w:r>
      <w:r w:rsidRPr="00FD6D02">
        <w:rPr>
          <w:rFonts w:ascii="Times New Roman" w:hAnsi="Times New Roman" w:cs="Times New Roman"/>
          <w:sz w:val="24"/>
        </w:rPr>
        <w:t xml:space="preserve"> </w:t>
      </w:r>
      <w:r w:rsidRPr="00FD6D02">
        <w:rPr>
          <w:rFonts w:ascii="Times New Roman" w:hAnsi="Times New Roman" w:cs="Times New Roman"/>
          <w:b/>
          <w:bCs/>
          <w:sz w:val="24"/>
        </w:rPr>
        <w:t>8</w:t>
      </w:r>
      <w:r w:rsidRPr="00FD6D02">
        <w:rPr>
          <w:rFonts w:ascii="Times New Roman" w:hAnsi="Times New Roman" w:cs="Times New Roman"/>
          <w:sz w:val="24"/>
        </w:rPr>
        <w:t>, 706–715 (2018).</w:t>
      </w:r>
    </w:p>
    <w:p w14:paraId="4F83EA52"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12.</w:t>
      </w:r>
      <w:r w:rsidRPr="00FD6D02">
        <w:rPr>
          <w:rFonts w:ascii="Times New Roman" w:hAnsi="Times New Roman" w:cs="Times New Roman"/>
          <w:sz w:val="24"/>
        </w:rPr>
        <w:tab/>
        <w:t xml:space="preserve">Bråthen, K. A. &amp; Lortie, C. A portfolio effect of shrub canopy height on species richness in both stressful and competitive environments. </w:t>
      </w:r>
      <w:r w:rsidRPr="00FD6D02">
        <w:rPr>
          <w:rFonts w:ascii="Times New Roman" w:hAnsi="Times New Roman" w:cs="Times New Roman"/>
          <w:i/>
          <w:iCs/>
          <w:sz w:val="24"/>
        </w:rPr>
        <w:t>Funct. Ecol.</w:t>
      </w:r>
      <w:r w:rsidRPr="00FD6D02">
        <w:rPr>
          <w:rFonts w:ascii="Times New Roman" w:hAnsi="Times New Roman" w:cs="Times New Roman"/>
          <w:sz w:val="24"/>
        </w:rPr>
        <w:t xml:space="preserve"> </w:t>
      </w:r>
      <w:r w:rsidRPr="00FD6D02">
        <w:rPr>
          <w:rFonts w:ascii="Times New Roman" w:hAnsi="Times New Roman" w:cs="Times New Roman"/>
          <w:b/>
          <w:bCs/>
          <w:sz w:val="24"/>
        </w:rPr>
        <w:t>30</w:t>
      </w:r>
      <w:r w:rsidRPr="00FD6D02">
        <w:rPr>
          <w:rFonts w:ascii="Times New Roman" w:hAnsi="Times New Roman" w:cs="Times New Roman"/>
          <w:sz w:val="24"/>
        </w:rPr>
        <w:t>, 60–69 (2016).</w:t>
      </w:r>
    </w:p>
    <w:p w14:paraId="12C11D8A"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13.</w:t>
      </w:r>
      <w:r w:rsidRPr="00FD6D02">
        <w:rPr>
          <w:rFonts w:ascii="Times New Roman" w:hAnsi="Times New Roman" w:cs="Times New Roman"/>
          <w:sz w:val="24"/>
        </w:rPr>
        <w:tab/>
        <w:t xml:space="preserve">Noble, T. J., Lortie, C. J., Westphal, M. &amp; Butterfield, H. S. A picture is worth a thousand data points: an imagery dataset of paired shrub-open microsites within the Carrizo Plain National Monument. </w:t>
      </w:r>
      <w:r w:rsidRPr="00FD6D02">
        <w:rPr>
          <w:rFonts w:ascii="Times New Roman" w:hAnsi="Times New Roman" w:cs="Times New Roman"/>
          <w:i/>
          <w:iCs/>
          <w:sz w:val="24"/>
        </w:rPr>
        <w:t>GigaScience</w:t>
      </w:r>
      <w:r w:rsidRPr="00FD6D02">
        <w:rPr>
          <w:rFonts w:ascii="Times New Roman" w:hAnsi="Times New Roman" w:cs="Times New Roman"/>
          <w:sz w:val="24"/>
        </w:rPr>
        <w:t xml:space="preserve"> </w:t>
      </w:r>
      <w:r w:rsidRPr="00FD6D02">
        <w:rPr>
          <w:rFonts w:ascii="Times New Roman" w:hAnsi="Times New Roman" w:cs="Times New Roman"/>
          <w:b/>
          <w:bCs/>
          <w:sz w:val="24"/>
        </w:rPr>
        <w:t>5</w:t>
      </w:r>
      <w:r w:rsidRPr="00FD6D02">
        <w:rPr>
          <w:rFonts w:ascii="Times New Roman" w:hAnsi="Times New Roman" w:cs="Times New Roman"/>
          <w:sz w:val="24"/>
        </w:rPr>
        <w:t>, (2016).</w:t>
      </w:r>
    </w:p>
    <w:p w14:paraId="1596F121"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14.</w:t>
      </w:r>
      <w:r w:rsidRPr="00FD6D02">
        <w:rPr>
          <w:rFonts w:ascii="Times New Roman" w:hAnsi="Times New Roman" w:cs="Times New Roman"/>
          <w:sz w:val="24"/>
        </w:rPr>
        <w:tab/>
        <w:t xml:space="preserve">Deborah Stout, Jennifer Buck-Diaz, Sara Taylor &amp; Julie M. Evens. </w:t>
      </w:r>
      <w:r w:rsidRPr="00FD6D02">
        <w:rPr>
          <w:rFonts w:ascii="Times New Roman" w:hAnsi="Times New Roman" w:cs="Times New Roman"/>
          <w:i/>
          <w:iCs/>
          <w:sz w:val="24"/>
        </w:rPr>
        <w:t>Vegetation mapping and accuracy assessment report for Carrizo Plain National Monument. California Native Plants Society.</w:t>
      </w:r>
      <w:r w:rsidRPr="00FD6D02">
        <w:rPr>
          <w:rFonts w:ascii="Times New Roman" w:hAnsi="Times New Roman" w:cs="Times New Roman"/>
          <w:sz w:val="24"/>
        </w:rPr>
        <w:t xml:space="preserve"> (2014).</w:t>
      </w:r>
    </w:p>
    <w:p w14:paraId="5AAD4917"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15.</w:t>
      </w:r>
      <w:r w:rsidRPr="00FD6D02">
        <w:rPr>
          <w:rFonts w:ascii="Times New Roman" w:hAnsi="Times New Roman" w:cs="Times New Roman"/>
          <w:sz w:val="24"/>
        </w:rPr>
        <w:tab/>
        <w:t xml:space="preserve">Sawyer, J. O., Keeler-Wolf, T. &amp; Evens, J. </w:t>
      </w:r>
      <w:r w:rsidRPr="00FD6D02">
        <w:rPr>
          <w:rFonts w:ascii="Times New Roman" w:hAnsi="Times New Roman" w:cs="Times New Roman"/>
          <w:i/>
          <w:iCs/>
          <w:sz w:val="24"/>
        </w:rPr>
        <w:t>A manual of California vegetation</w:t>
      </w:r>
      <w:r w:rsidRPr="00FD6D02">
        <w:rPr>
          <w:rFonts w:ascii="Times New Roman" w:hAnsi="Times New Roman" w:cs="Times New Roman"/>
          <w:sz w:val="24"/>
        </w:rPr>
        <w:t>. (California Native Plant Society Press, 2009).</w:t>
      </w:r>
    </w:p>
    <w:p w14:paraId="44D9E9D9"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16.</w:t>
      </w:r>
      <w:r w:rsidRPr="00FD6D02">
        <w:rPr>
          <w:rFonts w:ascii="Times New Roman" w:hAnsi="Times New Roman" w:cs="Times New Roman"/>
          <w:sz w:val="24"/>
        </w:rPr>
        <w:tab/>
        <w:t xml:space="preserve">Michelle D. Anderson. </w:t>
      </w:r>
      <w:r w:rsidRPr="00FD6D02">
        <w:rPr>
          <w:rFonts w:ascii="Times New Roman" w:hAnsi="Times New Roman" w:cs="Times New Roman"/>
          <w:i/>
          <w:iCs/>
          <w:sz w:val="24"/>
        </w:rPr>
        <w:t>Ephedra nevadensis. In: Fire Effects Information System</w:t>
      </w:r>
      <w:r w:rsidRPr="00FD6D02">
        <w:rPr>
          <w:rFonts w:ascii="Times New Roman" w:hAnsi="Times New Roman" w:cs="Times New Roman"/>
          <w:sz w:val="24"/>
        </w:rPr>
        <w:t>. (U.S. Department of Agriculture, Forest Service, Rocky Mountain Research Station, Fire Sciences Laboratory, 2004).</w:t>
      </w:r>
    </w:p>
    <w:p w14:paraId="76ECF249"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lastRenderedPageBreak/>
        <w:t>17.</w:t>
      </w:r>
      <w:r w:rsidRPr="00FD6D02">
        <w:rPr>
          <w:rFonts w:ascii="Times New Roman" w:hAnsi="Times New Roman" w:cs="Times New Roman"/>
          <w:sz w:val="24"/>
        </w:rPr>
        <w:tab/>
        <w:t xml:space="preserve">Asner, G. P. &amp; Heidebrecht, K. B. Desertification alters regional ecosystem-climate interactions. </w:t>
      </w:r>
      <w:r w:rsidRPr="00FD6D02">
        <w:rPr>
          <w:rFonts w:ascii="Times New Roman" w:hAnsi="Times New Roman" w:cs="Times New Roman"/>
          <w:i/>
          <w:iCs/>
          <w:sz w:val="24"/>
        </w:rPr>
        <w:t>Glob. Change Biol.</w:t>
      </w:r>
      <w:r w:rsidRPr="00FD6D02">
        <w:rPr>
          <w:rFonts w:ascii="Times New Roman" w:hAnsi="Times New Roman" w:cs="Times New Roman"/>
          <w:sz w:val="24"/>
        </w:rPr>
        <w:t xml:space="preserve"> </w:t>
      </w:r>
      <w:r w:rsidRPr="00FD6D02">
        <w:rPr>
          <w:rFonts w:ascii="Times New Roman" w:hAnsi="Times New Roman" w:cs="Times New Roman"/>
          <w:b/>
          <w:bCs/>
          <w:sz w:val="24"/>
        </w:rPr>
        <w:t>11</w:t>
      </w:r>
      <w:r w:rsidRPr="00FD6D02">
        <w:rPr>
          <w:rFonts w:ascii="Times New Roman" w:hAnsi="Times New Roman" w:cs="Times New Roman"/>
          <w:sz w:val="24"/>
        </w:rPr>
        <w:t>, 182–194 (2005).</w:t>
      </w:r>
    </w:p>
    <w:p w14:paraId="7B17CD28"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18.</w:t>
      </w:r>
      <w:r w:rsidRPr="00FD6D02">
        <w:rPr>
          <w:rFonts w:ascii="Times New Roman" w:hAnsi="Times New Roman" w:cs="Times New Roman"/>
          <w:sz w:val="24"/>
        </w:rPr>
        <w:tab/>
        <w:t xml:space="preserve">Kogan, F. &amp; Guo, W. 2006–2015 mega-drought in the western USA and its monitoring from space data. </w:t>
      </w:r>
      <w:r w:rsidRPr="00FD6D02">
        <w:rPr>
          <w:rFonts w:ascii="Times New Roman" w:hAnsi="Times New Roman" w:cs="Times New Roman"/>
          <w:i/>
          <w:iCs/>
          <w:sz w:val="24"/>
        </w:rPr>
        <w:t>Geomat. Nat. Hazards Risk</w:t>
      </w:r>
      <w:r w:rsidRPr="00FD6D02">
        <w:rPr>
          <w:rFonts w:ascii="Times New Roman" w:hAnsi="Times New Roman" w:cs="Times New Roman"/>
          <w:sz w:val="24"/>
        </w:rPr>
        <w:t xml:space="preserve"> </w:t>
      </w:r>
      <w:r w:rsidRPr="00FD6D02">
        <w:rPr>
          <w:rFonts w:ascii="Times New Roman" w:hAnsi="Times New Roman" w:cs="Times New Roman"/>
          <w:b/>
          <w:bCs/>
          <w:sz w:val="24"/>
        </w:rPr>
        <w:t>6</w:t>
      </w:r>
      <w:r w:rsidRPr="00FD6D02">
        <w:rPr>
          <w:rFonts w:ascii="Times New Roman" w:hAnsi="Times New Roman" w:cs="Times New Roman"/>
          <w:sz w:val="24"/>
        </w:rPr>
        <w:t>, 651–668 (2015).</w:t>
      </w:r>
    </w:p>
    <w:p w14:paraId="5B26746F"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19.</w:t>
      </w:r>
      <w:r w:rsidRPr="00FD6D02">
        <w:rPr>
          <w:rFonts w:ascii="Times New Roman" w:hAnsi="Times New Roman" w:cs="Times New Roman"/>
          <w:sz w:val="24"/>
        </w:rPr>
        <w:tab/>
        <w:t xml:space="preserve">MacDonald, G. M. Severe and sustained drought in southern California and the West: Present conditions and insights from the past on causes and impacts. </w:t>
      </w:r>
      <w:r w:rsidRPr="00FD6D02">
        <w:rPr>
          <w:rFonts w:ascii="Times New Roman" w:hAnsi="Times New Roman" w:cs="Times New Roman"/>
          <w:i/>
          <w:iCs/>
          <w:sz w:val="24"/>
        </w:rPr>
        <w:t>Quat. Int.</w:t>
      </w:r>
      <w:r w:rsidRPr="00FD6D02">
        <w:rPr>
          <w:rFonts w:ascii="Times New Roman" w:hAnsi="Times New Roman" w:cs="Times New Roman"/>
          <w:sz w:val="24"/>
        </w:rPr>
        <w:t xml:space="preserve"> </w:t>
      </w:r>
      <w:r w:rsidRPr="00FD6D02">
        <w:rPr>
          <w:rFonts w:ascii="Times New Roman" w:hAnsi="Times New Roman" w:cs="Times New Roman"/>
          <w:b/>
          <w:bCs/>
          <w:sz w:val="24"/>
        </w:rPr>
        <w:t>173</w:t>
      </w:r>
      <w:r w:rsidRPr="00FD6D02">
        <w:rPr>
          <w:rFonts w:ascii="Times New Roman" w:hAnsi="Times New Roman" w:cs="Times New Roman"/>
          <w:sz w:val="24"/>
        </w:rPr>
        <w:t>–</w:t>
      </w:r>
      <w:r w:rsidRPr="00FD6D02">
        <w:rPr>
          <w:rFonts w:ascii="Times New Roman" w:hAnsi="Times New Roman" w:cs="Times New Roman"/>
          <w:b/>
          <w:bCs/>
          <w:sz w:val="24"/>
        </w:rPr>
        <w:t>174</w:t>
      </w:r>
      <w:r w:rsidRPr="00FD6D02">
        <w:rPr>
          <w:rFonts w:ascii="Times New Roman" w:hAnsi="Times New Roman" w:cs="Times New Roman"/>
          <w:sz w:val="24"/>
        </w:rPr>
        <w:t>, 87–100 (2007).</w:t>
      </w:r>
    </w:p>
    <w:p w14:paraId="6D4DBEBB"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20.</w:t>
      </w:r>
      <w:r w:rsidRPr="00FD6D02">
        <w:rPr>
          <w:rFonts w:ascii="Times New Roman" w:hAnsi="Times New Roman" w:cs="Times New Roman"/>
          <w:sz w:val="24"/>
        </w:rPr>
        <w:tab/>
        <w:t xml:space="preserve">Tattini, M. </w:t>
      </w:r>
      <w:r w:rsidRPr="00FD6D02">
        <w:rPr>
          <w:rFonts w:ascii="Times New Roman" w:hAnsi="Times New Roman" w:cs="Times New Roman"/>
          <w:i/>
          <w:iCs/>
          <w:sz w:val="24"/>
        </w:rPr>
        <w:t>et al.</w:t>
      </w:r>
      <w:r w:rsidRPr="00FD6D02">
        <w:rPr>
          <w:rFonts w:ascii="Times New Roman" w:hAnsi="Times New Roman" w:cs="Times New Roman"/>
          <w:sz w:val="24"/>
        </w:rPr>
        <w:t xml:space="preserve"> Morpho-anatomical, physiological and biochemical adjustments in response to root zone salinity stress and high solar radiation in two Mediterranean evergreen shrubs, Myrtus communis and Pistacia lentiscus. </w:t>
      </w:r>
      <w:r w:rsidRPr="00FD6D02">
        <w:rPr>
          <w:rFonts w:ascii="Times New Roman" w:hAnsi="Times New Roman" w:cs="Times New Roman"/>
          <w:i/>
          <w:iCs/>
          <w:sz w:val="24"/>
        </w:rPr>
        <w:t>New Phytol.</w:t>
      </w:r>
      <w:r w:rsidRPr="00FD6D02">
        <w:rPr>
          <w:rFonts w:ascii="Times New Roman" w:hAnsi="Times New Roman" w:cs="Times New Roman"/>
          <w:sz w:val="24"/>
        </w:rPr>
        <w:t xml:space="preserve"> </w:t>
      </w:r>
      <w:r w:rsidRPr="00FD6D02">
        <w:rPr>
          <w:rFonts w:ascii="Times New Roman" w:hAnsi="Times New Roman" w:cs="Times New Roman"/>
          <w:b/>
          <w:bCs/>
          <w:sz w:val="24"/>
        </w:rPr>
        <w:t>170</w:t>
      </w:r>
      <w:r w:rsidRPr="00FD6D02">
        <w:rPr>
          <w:rFonts w:ascii="Times New Roman" w:hAnsi="Times New Roman" w:cs="Times New Roman"/>
          <w:sz w:val="24"/>
        </w:rPr>
        <w:t>, 779–794 (2006).</w:t>
      </w:r>
    </w:p>
    <w:p w14:paraId="5A9B082A"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21.</w:t>
      </w:r>
      <w:r w:rsidRPr="00FD6D02">
        <w:rPr>
          <w:rFonts w:ascii="Times New Roman" w:hAnsi="Times New Roman" w:cs="Times New Roman"/>
          <w:sz w:val="24"/>
        </w:rPr>
        <w:tab/>
        <w:t xml:space="preserve">Gibelin, A.-L. &amp; Déqué, M. Anthropogenic climate change over the Mediterranean region simulated by a global variable resolution model. </w:t>
      </w:r>
      <w:r w:rsidRPr="00FD6D02">
        <w:rPr>
          <w:rFonts w:ascii="Times New Roman" w:hAnsi="Times New Roman" w:cs="Times New Roman"/>
          <w:i/>
          <w:iCs/>
          <w:sz w:val="24"/>
        </w:rPr>
        <w:t>Clim. Dyn.</w:t>
      </w:r>
      <w:r w:rsidRPr="00FD6D02">
        <w:rPr>
          <w:rFonts w:ascii="Times New Roman" w:hAnsi="Times New Roman" w:cs="Times New Roman"/>
          <w:sz w:val="24"/>
        </w:rPr>
        <w:t xml:space="preserve"> </w:t>
      </w:r>
      <w:r w:rsidRPr="00FD6D02">
        <w:rPr>
          <w:rFonts w:ascii="Times New Roman" w:hAnsi="Times New Roman" w:cs="Times New Roman"/>
          <w:b/>
          <w:bCs/>
          <w:sz w:val="24"/>
        </w:rPr>
        <w:t>20</w:t>
      </w:r>
      <w:r w:rsidRPr="00FD6D02">
        <w:rPr>
          <w:rFonts w:ascii="Times New Roman" w:hAnsi="Times New Roman" w:cs="Times New Roman"/>
          <w:sz w:val="24"/>
        </w:rPr>
        <w:t>, 327–339 (2003).</w:t>
      </w:r>
    </w:p>
    <w:p w14:paraId="08951365"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22.</w:t>
      </w:r>
      <w:r w:rsidRPr="00FD6D02">
        <w:rPr>
          <w:rFonts w:ascii="Times New Roman" w:hAnsi="Times New Roman" w:cs="Times New Roman"/>
          <w:sz w:val="24"/>
        </w:rPr>
        <w:tab/>
        <w:t xml:space="preserve">Rosenzweig, C. </w:t>
      </w:r>
      <w:r w:rsidRPr="00FD6D02">
        <w:rPr>
          <w:rFonts w:ascii="Times New Roman" w:hAnsi="Times New Roman" w:cs="Times New Roman"/>
          <w:i/>
          <w:iCs/>
          <w:sz w:val="24"/>
        </w:rPr>
        <w:t>et al.</w:t>
      </w:r>
      <w:r w:rsidRPr="00FD6D02">
        <w:rPr>
          <w:rFonts w:ascii="Times New Roman" w:hAnsi="Times New Roman" w:cs="Times New Roman"/>
          <w:sz w:val="24"/>
        </w:rPr>
        <w:t xml:space="preserve"> Attributing physical and biological impacts to anthropogenic climate change. </w:t>
      </w:r>
      <w:r w:rsidRPr="00FD6D02">
        <w:rPr>
          <w:rFonts w:ascii="Times New Roman" w:hAnsi="Times New Roman" w:cs="Times New Roman"/>
          <w:i/>
          <w:iCs/>
          <w:sz w:val="24"/>
        </w:rPr>
        <w:t>Nature</w:t>
      </w:r>
      <w:r w:rsidRPr="00FD6D02">
        <w:rPr>
          <w:rFonts w:ascii="Times New Roman" w:hAnsi="Times New Roman" w:cs="Times New Roman"/>
          <w:sz w:val="24"/>
        </w:rPr>
        <w:t xml:space="preserve"> </w:t>
      </w:r>
      <w:r w:rsidRPr="00FD6D02">
        <w:rPr>
          <w:rFonts w:ascii="Times New Roman" w:hAnsi="Times New Roman" w:cs="Times New Roman"/>
          <w:b/>
          <w:bCs/>
          <w:sz w:val="24"/>
        </w:rPr>
        <w:t>453</w:t>
      </w:r>
      <w:r w:rsidRPr="00FD6D02">
        <w:rPr>
          <w:rFonts w:ascii="Times New Roman" w:hAnsi="Times New Roman" w:cs="Times New Roman"/>
          <w:sz w:val="24"/>
        </w:rPr>
        <w:t>, 353 (2008).</w:t>
      </w:r>
    </w:p>
    <w:p w14:paraId="5A15BEE4"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23.</w:t>
      </w:r>
      <w:r w:rsidRPr="00FD6D02">
        <w:rPr>
          <w:rFonts w:ascii="Times New Roman" w:hAnsi="Times New Roman" w:cs="Times New Roman"/>
          <w:sz w:val="24"/>
        </w:rPr>
        <w:tab/>
        <w:t xml:space="preserve">Noonan, M. J. </w:t>
      </w:r>
      <w:r w:rsidRPr="00FD6D02">
        <w:rPr>
          <w:rFonts w:ascii="Times New Roman" w:hAnsi="Times New Roman" w:cs="Times New Roman"/>
          <w:i/>
          <w:iCs/>
          <w:sz w:val="24"/>
        </w:rPr>
        <w:t>et al.</w:t>
      </w:r>
      <w:r w:rsidRPr="00FD6D02">
        <w:rPr>
          <w:rFonts w:ascii="Times New Roman" w:hAnsi="Times New Roman" w:cs="Times New Roman"/>
          <w:sz w:val="24"/>
        </w:rPr>
        <w:t xml:space="preserve"> In situ behavioral plasticity as compensation for weather variability: implications for future climate change. </w:t>
      </w:r>
      <w:r w:rsidRPr="00FD6D02">
        <w:rPr>
          <w:rFonts w:ascii="Times New Roman" w:hAnsi="Times New Roman" w:cs="Times New Roman"/>
          <w:i/>
          <w:iCs/>
          <w:sz w:val="24"/>
        </w:rPr>
        <w:t>Clim. Change</w:t>
      </w:r>
      <w:r w:rsidRPr="00FD6D02">
        <w:rPr>
          <w:rFonts w:ascii="Times New Roman" w:hAnsi="Times New Roman" w:cs="Times New Roman"/>
          <w:sz w:val="24"/>
        </w:rPr>
        <w:t xml:space="preserve"> </w:t>
      </w:r>
      <w:r w:rsidRPr="00FD6D02">
        <w:rPr>
          <w:rFonts w:ascii="Times New Roman" w:hAnsi="Times New Roman" w:cs="Times New Roman"/>
          <w:b/>
          <w:bCs/>
          <w:sz w:val="24"/>
        </w:rPr>
        <w:t>149</w:t>
      </w:r>
      <w:r w:rsidRPr="00FD6D02">
        <w:rPr>
          <w:rFonts w:ascii="Times New Roman" w:hAnsi="Times New Roman" w:cs="Times New Roman"/>
          <w:sz w:val="24"/>
        </w:rPr>
        <w:t>, 457–471 (2018).</w:t>
      </w:r>
    </w:p>
    <w:p w14:paraId="0F490952"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24.</w:t>
      </w:r>
      <w:r w:rsidRPr="00FD6D02">
        <w:rPr>
          <w:rFonts w:ascii="Times New Roman" w:hAnsi="Times New Roman" w:cs="Times New Roman"/>
          <w:sz w:val="24"/>
        </w:rPr>
        <w:tab/>
        <w:t xml:space="preserve">Berger-Tal, O. </w:t>
      </w:r>
      <w:r w:rsidRPr="00FD6D02">
        <w:rPr>
          <w:rFonts w:ascii="Times New Roman" w:hAnsi="Times New Roman" w:cs="Times New Roman"/>
          <w:i/>
          <w:iCs/>
          <w:sz w:val="24"/>
        </w:rPr>
        <w:t>et al.</w:t>
      </w:r>
      <w:r w:rsidRPr="00FD6D02">
        <w:rPr>
          <w:rFonts w:ascii="Times New Roman" w:hAnsi="Times New Roman" w:cs="Times New Roman"/>
          <w:sz w:val="24"/>
        </w:rPr>
        <w:t xml:space="preserve"> Integrating animal behavior and conservation biology: a conceptual framework. </w:t>
      </w:r>
      <w:r w:rsidRPr="00FD6D02">
        <w:rPr>
          <w:rFonts w:ascii="Times New Roman" w:hAnsi="Times New Roman" w:cs="Times New Roman"/>
          <w:i/>
          <w:iCs/>
          <w:sz w:val="24"/>
        </w:rPr>
        <w:t>Behav. Ecol.</w:t>
      </w:r>
      <w:r w:rsidRPr="00FD6D02">
        <w:rPr>
          <w:rFonts w:ascii="Times New Roman" w:hAnsi="Times New Roman" w:cs="Times New Roman"/>
          <w:sz w:val="24"/>
        </w:rPr>
        <w:t xml:space="preserve"> </w:t>
      </w:r>
      <w:r w:rsidRPr="00FD6D02">
        <w:rPr>
          <w:rFonts w:ascii="Times New Roman" w:hAnsi="Times New Roman" w:cs="Times New Roman"/>
          <w:b/>
          <w:bCs/>
          <w:sz w:val="24"/>
        </w:rPr>
        <w:t>22</w:t>
      </w:r>
      <w:r w:rsidRPr="00FD6D02">
        <w:rPr>
          <w:rFonts w:ascii="Times New Roman" w:hAnsi="Times New Roman" w:cs="Times New Roman"/>
          <w:sz w:val="24"/>
        </w:rPr>
        <w:t>, 236–239 (2011).</w:t>
      </w:r>
    </w:p>
    <w:p w14:paraId="7FF7561E"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25.</w:t>
      </w:r>
      <w:r w:rsidRPr="00FD6D02">
        <w:rPr>
          <w:rFonts w:ascii="Times New Roman" w:hAnsi="Times New Roman" w:cs="Times New Roman"/>
          <w:sz w:val="24"/>
        </w:rPr>
        <w:tab/>
        <w:t xml:space="preserve">Trolliet, F., Huynen, M.-C., Vermeulen, C. &amp; Hambuckers, A. Use of camera traps for wildlife studies. A review. </w:t>
      </w:r>
      <w:r w:rsidRPr="00FD6D02">
        <w:rPr>
          <w:rFonts w:ascii="Times New Roman" w:hAnsi="Times New Roman" w:cs="Times New Roman"/>
          <w:i/>
          <w:iCs/>
          <w:sz w:val="24"/>
        </w:rPr>
        <w:t>Biotechnol Agron Soc Env.</w:t>
      </w:r>
      <w:r w:rsidRPr="00FD6D02">
        <w:rPr>
          <w:rFonts w:ascii="Times New Roman" w:hAnsi="Times New Roman" w:cs="Times New Roman"/>
          <w:sz w:val="24"/>
        </w:rPr>
        <w:t xml:space="preserve"> 9 (2014).</w:t>
      </w:r>
    </w:p>
    <w:p w14:paraId="4EAFBA1A"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26.</w:t>
      </w:r>
      <w:r w:rsidRPr="00FD6D02">
        <w:rPr>
          <w:rFonts w:ascii="Times New Roman" w:hAnsi="Times New Roman" w:cs="Times New Roman"/>
          <w:sz w:val="24"/>
        </w:rPr>
        <w:tab/>
        <w:t xml:space="preserve">Karanth, K. U. Estimating tiger Panthera tigris populations from camera-trap data using capture—recapture models. </w:t>
      </w:r>
      <w:r w:rsidRPr="00FD6D02">
        <w:rPr>
          <w:rFonts w:ascii="Times New Roman" w:hAnsi="Times New Roman" w:cs="Times New Roman"/>
          <w:i/>
          <w:iCs/>
          <w:sz w:val="24"/>
        </w:rPr>
        <w:t>Biol. Conserv.</w:t>
      </w:r>
      <w:r w:rsidRPr="00FD6D02">
        <w:rPr>
          <w:rFonts w:ascii="Times New Roman" w:hAnsi="Times New Roman" w:cs="Times New Roman"/>
          <w:sz w:val="24"/>
        </w:rPr>
        <w:t xml:space="preserve"> </w:t>
      </w:r>
      <w:r w:rsidRPr="00FD6D02">
        <w:rPr>
          <w:rFonts w:ascii="Times New Roman" w:hAnsi="Times New Roman" w:cs="Times New Roman"/>
          <w:b/>
          <w:bCs/>
          <w:sz w:val="24"/>
        </w:rPr>
        <w:t>71</w:t>
      </w:r>
      <w:r w:rsidRPr="00FD6D02">
        <w:rPr>
          <w:rFonts w:ascii="Times New Roman" w:hAnsi="Times New Roman" w:cs="Times New Roman"/>
          <w:sz w:val="24"/>
        </w:rPr>
        <w:t>, 333–338 (1995).</w:t>
      </w:r>
    </w:p>
    <w:p w14:paraId="4683655D"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lastRenderedPageBreak/>
        <w:t>27.</w:t>
      </w:r>
      <w:r w:rsidRPr="00FD6D02">
        <w:rPr>
          <w:rFonts w:ascii="Times New Roman" w:hAnsi="Times New Roman" w:cs="Times New Roman"/>
          <w:sz w:val="24"/>
        </w:rPr>
        <w:tab/>
        <w:t xml:space="preserve">Dupuis-Desormeaux, M. </w:t>
      </w:r>
      <w:r w:rsidRPr="00FD6D02">
        <w:rPr>
          <w:rFonts w:ascii="Times New Roman" w:hAnsi="Times New Roman" w:cs="Times New Roman"/>
          <w:i/>
          <w:iCs/>
          <w:sz w:val="24"/>
        </w:rPr>
        <w:t>et al.</w:t>
      </w:r>
      <w:r w:rsidRPr="00FD6D02">
        <w:rPr>
          <w:rFonts w:ascii="Times New Roman" w:hAnsi="Times New Roman" w:cs="Times New Roman"/>
          <w:sz w:val="24"/>
        </w:rPr>
        <w:t xml:space="preserve"> Testing the Prey-Trap Hypothesis at Two Wildlife Conservancies in Kenya. </w:t>
      </w:r>
      <w:r w:rsidRPr="00FD6D02">
        <w:rPr>
          <w:rFonts w:ascii="Times New Roman" w:hAnsi="Times New Roman" w:cs="Times New Roman"/>
          <w:i/>
          <w:iCs/>
          <w:sz w:val="24"/>
        </w:rPr>
        <w:t>PLOS ONE</w:t>
      </w:r>
      <w:r w:rsidRPr="00FD6D02">
        <w:rPr>
          <w:rFonts w:ascii="Times New Roman" w:hAnsi="Times New Roman" w:cs="Times New Roman"/>
          <w:sz w:val="24"/>
        </w:rPr>
        <w:t xml:space="preserve"> </w:t>
      </w:r>
      <w:r w:rsidRPr="00FD6D02">
        <w:rPr>
          <w:rFonts w:ascii="Times New Roman" w:hAnsi="Times New Roman" w:cs="Times New Roman"/>
          <w:b/>
          <w:bCs/>
          <w:sz w:val="24"/>
        </w:rPr>
        <w:t>10</w:t>
      </w:r>
      <w:r w:rsidRPr="00FD6D02">
        <w:rPr>
          <w:rFonts w:ascii="Times New Roman" w:hAnsi="Times New Roman" w:cs="Times New Roman"/>
          <w:sz w:val="24"/>
        </w:rPr>
        <w:t>, e0139537 (2015).</w:t>
      </w:r>
    </w:p>
    <w:p w14:paraId="39D48C88"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28.</w:t>
      </w:r>
      <w:r w:rsidRPr="00FD6D02">
        <w:rPr>
          <w:rFonts w:ascii="Times New Roman" w:hAnsi="Times New Roman" w:cs="Times New Roman"/>
          <w:sz w:val="24"/>
        </w:rPr>
        <w:tab/>
        <w:t xml:space="preserve">Bowkett, A. E., Rovero, F. &amp; Marshall, A. R. The use of camera-trap data to model habitat use by antelope species in the Udzungwa Mountain forests, Tanzania. </w:t>
      </w:r>
      <w:r w:rsidRPr="00FD6D02">
        <w:rPr>
          <w:rFonts w:ascii="Times New Roman" w:hAnsi="Times New Roman" w:cs="Times New Roman"/>
          <w:i/>
          <w:iCs/>
          <w:sz w:val="24"/>
        </w:rPr>
        <w:t>Afr. J. Ecol.</w:t>
      </w:r>
      <w:r w:rsidRPr="00FD6D02">
        <w:rPr>
          <w:rFonts w:ascii="Times New Roman" w:hAnsi="Times New Roman" w:cs="Times New Roman"/>
          <w:sz w:val="24"/>
        </w:rPr>
        <w:t xml:space="preserve"> </w:t>
      </w:r>
      <w:r w:rsidRPr="00FD6D02">
        <w:rPr>
          <w:rFonts w:ascii="Times New Roman" w:hAnsi="Times New Roman" w:cs="Times New Roman"/>
          <w:b/>
          <w:bCs/>
          <w:sz w:val="24"/>
        </w:rPr>
        <w:t>46</w:t>
      </w:r>
      <w:r w:rsidRPr="00FD6D02">
        <w:rPr>
          <w:rFonts w:ascii="Times New Roman" w:hAnsi="Times New Roman" w:cs="Times New Roman"/>
          <w:sz w:val="24"/>
        </w:rPr>
        <w:t>, 479–487 (2008).</w:t>
      </w:r>
    </w:p>
    <w:p w14:paraId="2A201EE4"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29.</w:t>
      </w:r>
      <w:r w:rsidRPr="00FD6D02">
        <w:rPr>
          <w:rFonts w:ascii="Times New Roman" w:hAnsi="Times New Roman" w:cs="Times New Roman"/>
          <w:sz w:val="24"/>
        </w:rPr>
        <w:tab/>
        <w:t xml:space="preserve">Paviolo, A. </w:t>
      </w:r>
      <w:r w:rsidRPr="00FD6D02">
        <w:rPr>
          <w:rFonts w:ascii="Times New Roman" w:hAnsi="Times New Roman" w:cs="Times New Roman"/>
          <w:i/>
          <w:iCs/>
          <w:sz w:val="24"/>
        </w:rPr>
        <w:t>et al.</w:t>
      </w:r>
      <w:r w:rsidRPr="00FD6D02">
        <w:rPr>
          <w:rFonts w:ascii="Times New Roman" w:hAnsi="Times New Roman" w:cs="Times New Roman"/>
          <w:sz w:val="24"/>
        </w:rPr>
        <w:t xml:space="preserve"> Barriers, corridors or suitable habitat? Effect of monoculture tree plantations on the habitat use and prey availability for jaguars and pumas in the Atlantic Forest. </w:t>
      </w:r>
      <w:r w:rsidRPr="00FD6D02">
        <w:rPr>
          <w:rFonts w:ascii="Times New Roman" w:hAnsi="Times New Roman" w:cs="Times New Roman"/>
          <w:i/>
          <w:iCs/>
          <w:sz w:val="24"/>
        </w:rPr>
        <w:t>For. Ecol. Manag.</w:t>
      </w:r>
      <w:r w:rsidRPr="00FD6D02">
        <w:rPr>
          <w:rFonts w:ascii="Times New Roman" w:hAnsi="Times New Roman" w:cs="Times New Roman"/>
          <w:sz w:val="24"/>
        </w:rPr>
        <w:t xml:space="preserve"> </w:t>
      </w:r>
      <w:r w:rsidRPr="00FD6D02">
        <w:rPr>
          <w:rFonts w:ascii="Times New Roman" w:hAnsi="Times New Roman" w:cs="Times New Roman"/>
          <w:b/>
          <w:bCs/>
          <w:sz w:val="24"/>
        </w:rPr>
        <w:t>430</w:t>
      </w:r>
      <w:r w:rsidRPr="00FD6D02">
        <w:rPr>
          <w:rFonts w:ascii="Times New Roman" w:hAnsi="Times New Roman" w:cs="Times New Roman"/>
          <w:sz w:val="24"/>
        </w:rPr>
        <w:t>, 576–586 (2018).</w:t>
      </w:r>
    </w:p>
    <w:p w14:paraId="2D4DD05E"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30.</w:t>
      </w:r>
      <w:r w:rsidRPr="00FD6D02">
        <w:rPr>
          <w:rFonts w:ascii="Times New Roman" w:hAnsi="Times New Roman" w:cs="Times New Roman"/>
          <w:sz w:val="24"/>
        </w:rPr>
        <w:tab/>
        <w:t xml:space="preserve">Rovero, F. &amp; Marshall, A. R. Camera trapping photographic rate as an index of density in forest ungulates. </w:t>
      </w:r>
      <w:r w:rsidRPr="00FD6D02">
        <w:rPr>
          <w:rFonts w:ascii="Times New Roman" w:hAnsi="Times New Roman" w:cs="Times New Roman"/>
          <w:i/>
          <w:iCs/>
          <w:sz w:val="24"/>
        </w:rPr>
        <w:t>J. Appl. Ecol.</w:t>
      </w:r>
      <w:r w:rsidRPr="00FD6D02">
        <w:rPr>
          <w:rFonts w:ascii="Times New Roman" w:hAnsi="Times New Roman" w:cs="Times New Roman"/>
          <w:sz w:val="24"/>
        </w:rPr>
        <w:t xml:space="preserve"> </w:t>
      </w:r>
      <w:r w:rsidRPr="00FD6D02">
        <w:rPr>
          <w:rFonts w:ascii="Times New Roman" w:hAnsi="Times New Roman" w:cs="Times New Roman"/>
          <w:b/>
          <w:bCs/>
          <w:sz w:val="24"/>
        </w:rPr>
        <w:t>46</w:t>
      </w:r>
      <w:r w:rsidRPr="00FD6D02">
        <w:rPr>
          <w:rFonts w:ascii="Times New Roman" w:hAnsi="Times New Roman" w:cs="Times New Roman"/>
          <w:sz w:val="24"/>
        </w:rPr>
        <w:t>, 1011–1017 (2009).</w:t>
      </w:r>
    </w:p>
    <w:p w14:paraId="1D3F8130"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31.</w:t>
      </w:r>
      <w:r w:rsidRPr="00FD6D02">
        <w:rPr>
          <w:rFonts w:ascii="Times New Roman" w:hAnsi="Times New Roman" w:cs="Times New Roman"/>
          <w:sz w:val="24"/>
        </w:rPr>
        <w:tab/>
        <w:t xml:space="preserve">Brown, K. W. &amp; Rosenberg, N. J. Shelter-effects on microclimate, growth and water use by irrigated sugar beets in the great plains. </w:t>
      </w:r>
      <w:r w:rsidRPr="00FD6D02">
        <w:rPr>
          <w:rFonts w:ascii="Times New Roman" w:hAnsi="Times New Roman" w:cs="Times New Roman"/>
          <w:i/>
          <w:iCs/>
          <w:sz w:val="24"/>
        </w:rPr>
        <w:t>Agric. Meteorol.</w:t>
      </w:r>
      <w:r w:rsidRPr="00FD6D02">
        <w:rPr>
          <w:rFonts w:ascii="Times New Roman" w:hAnsi="Times New Roman" w:cs="Times New Roman"/>
          <w:sz w:val="24"/>
        </w:rPr>
        <w:t xml:space="preserve"> </w:t>
      </w:r>
      <w:r w:rsidRPr="00FD6D02">
        <w:rPr>
          <w:rFonts w:ascii="Times New Roman" w:hAnsi="Times New Roman" w:cs="Times New Roman"/>
          <w:b/>
          <w:bCs/>
          <w:sz w:val="24"/>
        </w:rPr>
        <w:t>9</w:t>
      </w:r>
      <w:r w:rsidRPr="00FD6D02">
        <w:rPr>
          <w:rFonts w:ascii="Times New Roman" w:hAnsi="Times New Roman" w:cs="Times New Roman"/>
          <w:sz w:val="24"/>
        </w:rPr>
        <w:t>, 241–263 (1971).</w:t>
      </w:r>
    </w:p>
    <w:p w14:paraId="284BDC84"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32.</w:t>
      </w:r>
      <w:r w:rsidRPr="00FD6D02">
        <w:rPr>
          <w:rFonts w:ascii="Times New Roman" w:hAnsi="Times New Roman" w:cs="Times New Roman"/>
          <w:sz w:val="24"/>
        </w:rPr>
        <w:tab/>
        <w:t xml:space="preserve">Chiba, M. &amp; Terao, T. Open-Top Chambers with Solar-Heated Air Introduction Tunnels for the High-Temperature Treatment of Paddy Fields. </w:t>
      </w:r>
      <w:r w:rsidRPr="00FD6D02">
        <w:rPr>
          <w:rFonts w:ascii="Times New Roman" w:hAnsi="Times New Roman" w:cs="Times New Roman"/>
          <w:i/>
          <w:iCs/>
          <w:sz w:val="24"/>
        </w:rPr>
        <w:t>Plant Prod. Sci.</w:t>
      </w:r>
      <w:r w:rsidRPr="00FD6D02">
        <w:rPr>
          <w:rFonts w:ascii="Times New Roman" w:hAnsi="Times New Roman" w:cs="Times New Roman"/>
          <w:sz w:val="24"/>
        </w:rPr>
        <w:t xml:space="preserve"> </w:t>
      </w:r>
      <w:r w:rsidRPr="00FD6D02">
        <w:rPr>
          <w:rFonts w:ascii="Times New Roman" w:hAnsi="Times New Roman" w:cs="Times New Roman"/>
          <w:b/>
          <w:bCs/>
          <w:sz w:val="24"/>
        </w:rPr>
        <w:t>17</w:t>
      </w:r>
      <w:r w:rsidRPr="00FD6D02">
        <w:rPr>
          <w:rFonts w:ascii="Times New Roman" w:hAnsi="Times New Roman" w:cs="Times New Roman"/>
          <w:sz w:val="24"/>
        </w:rPr>
        <w:t>, 152–165 (2014).</w:t>
      </w:r>
    </w:p>
    <w:p w14:paraId="015771C6"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33.</w:t>
      </w:r>
      <w:r w:rsidRPr="00FD6D02">
        <w:rPr>
          <w:rFonts w:ascii="Times New Roman" w:hAnsi="Times New Roman" w:cs="Times New Roman"/>
          <w:sz w:val="24"/>
        </w:rPr>
        <w:tab/>
        <w:t xml:space="preserve">Welshofer, K. B., Zarnetske, P. L., Lany, N. K. &amp; Thompson, L. A. E. Open-top chambers for temperature manipulation in taller-stature plant communities. </w:t>
      </w:r>
      <w:r w:rsidRPr="00FD6D02">
        <w:rPr>
          <w:rFonts w:ascii="Times New Roman" w:hAnsi="Times New Roman" w:cs="Times New Roman"/>
          <w:i/>
          <w:iCs/>
          <w:sz w:val="24"/>
        </w:rPr>
        <w:t>Methods Ecol. Evol.</w:t>
      </w:r>
      <w:r w:rsidRPr="00FD6D02">
        <w:rPr>
          <w:rFonts w:ascii="Times New Roman" w:hAnsi="Times New Roman" w:cs="Times New Roman"/>
          <w:sz w:val="24"/>
        </w:rPr>
        <w:t xml:space="preserve"> </w:t>
      </w:r>
      <w:r w:rsidRPr="00FD6D02">
        <w:rPr>
          <w:rFonts w:ascii="Times New Roman" w:hAnsi="Times New Roman" w:cs="Times New Roman"/>
          <w:b/>
          <w:bCs/>
          <w:sz w:val="24"/>
        </w:rPr>
        <w:t>9</w:t>
      </w:r>
      <w:r w:rsidRPr="00FD6D02">
        <w:rPr>
          <w:rFonts w:ascii="Times New Roman" w:hAnsi="Times New Roman" w:cs="Times New Roman"/>
          <w:sz w:val="24"/>
        </w:rPr>
        <w:t>, 254–259 (2018).</w:t>
      </w:r>
    </w:p>
    <w:p w14:paraId="12B466CA"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34.</w:t>
      </w:r>
      <w:r w:rsidRPr="00FD6D02">
        <w:rPr>
          <w:rFonts w:ascii="Times New Roman" w:hAnsi="Times New Roman" w:cs="Times New Roman"/>
          <w:sz w:val="24"/>
        </w:rPr>
        <w:tab/>
        <w:t xml:space="preserve">Wilhelm, J., Blackshire, S. &amp; Lanzone, M. Energy-Neutral Data Collection Rate Control for IoT Animal Behavior Monitors. </w:t>
      </w:r>
      <w:r w:rsidRPr="00FD6D02">
        <w:rPr>
          <w:rFonts w:ascii="Times New Roman" w:hAnsi="Times New Roman" w:cs="Times New Roman"/>
          <w:i/>
          <w:iCs/>
          <w:sz w:val="24"/>
        </w:rPr>
        <w:t>Appl. Sci.</w:t>
      </w:r>
      <w:r w:rsidRPr="00FD6D02">
        <w:rPr>
          <w:rFonts w:ascii="Times New Roman" w:hAnsi="Times New Roman" w:cs="Times New Roman"/>
          <w:sz w:val="24"/>
        </w:rPr>
        <w:t xml:space="preserve"> </w:t>
      </w:r>
      <w:r w:rsidRPr="00FD6D02">
        <w:rPr>
          <w:rFonts w:ascii="Times New Roman" w:hAnsi="Times New Roman" w:cs="Times New Roman"/>
          <w:b/>
          <w:bCs/>
          <w:sz w:val="24"/>
        </w:rPr>
        <w:t>7</w:t>
      </w:r>
      <w:r w:rsidRPr="00FD6D02">
        <w:rPr>
          <w:rFonts w:ascii="Times New Roman" w:hAnsi="Times New Roman" w:cs="Times New Roman"/>
          <w:sz w:val="24"/>
        </w:rPr>
        <w:t>, 1169 (2017).</w:t>
      </w:r>
    </w:p>
    <w:p w14:paraId="2DD80D28"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35.</w:t>
      </w:r>
      <w:r w:rsidRPr="00FD6D02">
        <w:rPr>
          <w:rFonts w:ascii="Times New Roman" w:hAnsi="Times New Roman" w:cs="Times New Roman"/>
          <w:sz w:val="24"/>
        </w:rPr>
        <w:tab/>
        <w:t xml:space="preserve">Moher, D., Liberati, A., Tetzlaff, J., Altman, D. G. &amp; The PRISMA Group. Preferred Reporting Items for Systematic Reviews and Meta-Analyses: The PRISMA Statement. </w:t>
      </w:r>
      <w:r w:rsidRPr="00FD6D02">
        <w:rPr>
          <w:rFonts w:ascii="Times New Roman" w:hAnsi="Times New Roman" w:cs="Times New Roman"/>
          <w:i/>
          <w:iCs/>
          <w:sz w:val="24"/>
        </w:rPr>
        <w:t>PLoS Med.</w:t>
      </w:r>
      <w:r w:rsidRPr="00FD6D02">
        <w:rPr>
          <w:rFonts w:ascii="Times New Roman" w:hAnsi="Times New Roman" w:cs="Times New Roman"/>
          <w:sz w:val="24"/>
        </w:rPr>
        <w:t xml:space="preserve"> </w:t>
      </w:r>
      <w:r w:rsidRPr="00FD6D02">
        <w:rPr>
          <w:rFonts w:ascii="Times New Roman" w:hAnsi="Times New Roman" w:cs="Times New Roman"/>
          <w:b/>
          <w:bCs/>
          <w:sz w:val="24"/>
        </w:rPr>
        <w:t>6</w:t>
      </w:r>
      <w:r w:rsidRPr="00FD6D02">
        <w:rPr>
          <w:rFonts w:ascii="Times New Roman" w:hAnsi="Times New Roman" w:cs="Times New Roman"/>
          <w:sz w:val="24"/>
        </w:rPr>
        <w:t>, e1000097 (2009).</w:t>
      </w:r>
    </w:p>
    <w:p w14:paraId="547D783B" w14:textId="77777777" w:rsidR="00FD6D02" w:rsidRPr="00FD6D02" w:rsidRDefault="00FD6D02" w:rsidP="00FD6D02">
      <w:pPr>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color w:val="000000" w:themeColor="text1"/>
          <w:sz w:val="24"/>
          <w:szCs w:val="24"/>
          <w:lang w:eastAsia="en-CA"/>
        </w:rPr>
        <w:fldChar w:fldCharType="end"/>
      </w:r>
    </w:p>
    <w:p w14:paraId="6C7A5692" w14:textId="77777777" w:rsidR="00FD6D02" w:rsidRPr="006A6579" w:rsidRDefault="00FD6D02" w:rsidP="00FD6D02">
      <w:pPr>
        <w:rPr>
          <w:rFonts w:asciiTheme="majorBidi" w:hAnsiTheme="majorBidi" w:cstheme="majorBidi"/>
          <w:sz w:val="24"/>
          <w:szCs w:val="24"/>
        </w:rPr>
      </w:pPr>
    </w:p>
    <w:sectPr w:rsidR="00FD6D02" w:rsidRPr="006A657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Arial"/>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charset w:val="00"/>
    <w:family w:val="swiss"/>
    <w:pitch w:val="variable"/>
    <w:sig w:usb0="E0002AFF" w:usb1="C000247B"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A5284C"/>
    <w:multiLevelType w:val="hybridMultilevel"/>
    <w:tmpl w:val="6D446D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4D587389"/>
    <w:multiLevelType w:val="hybridMultilevel"/>
    <w:tmpl w:val="242AE57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75BE4F28"/>
    <w:multiLevelType w:val="hybridMultilevel"/>
    <w:tmpl w:val="EF9251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5"/>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268F"/>
    <w:rsid w:val="00071EA9"/>
    <w:rsid w:val="000903CD"/>
    <w:rsid w:val="00101D3E"/>
    <w:rsid w:val="00105EC0"/>
    <w:rsid w:val="00204F25"/>
    <w:rsid w:val="00226739"/>
    <w:rsid w:val="002F306A"/>
    <w:rsid w:val="00340289"/>
    <w:rsid w:val="0037268F"/>
    <w:rsid w:val="00401FA0"/>
    <w:rsid w:val="004367DC"/>
    <w:rsid w:val="00483E08"/>
    <w:rsid w:val="00494B7D"/>
    <w:rsid w:val="005430BC"/>
    <w:rsid w:val="005822EA"/>
    <w:rsid w:val="005C6DD7"/>
    <w:rsid w:val="006A6579"/>
    <w:rsid w:val="00736314"/>
    <w:rsid w:val="00770757"/>
    <w:rsid w:val="007D6E77"/>
    <w:rsid w:val="007F775B"/>
    <w:rsid w:val="00847E24"/>
    <w:rsid w:val="00896E40"/>
    <w:rsid w:val="008C5EC8"/>
    <w:rsid w:val="00922EE4"/>
    <w:rsid w:val="009353E9"/>
    <w:rsid w:val="009A48C6"/>
    <w:rsid w:val="009A7B9D"/>
    <w:rsid w:val="009C4C10"/>
    <w:rsid w:val="00A161C1"/>
    <w:rsid w:val="00A34915"/>
    <w:rsid w:val="00A45AD7"/>
    <w:rsid w:val="00A57707"/>
    <w:rsid w:val="00A931FA"/>
    <w:rsid w:val="00A93A5A"/>
    <w:rsid w:val="00B415B5"/>
    <w:rsid w:val="00B502CC"/>
    <w:rsid w:val="00C00FFA"/>
    <w:rsid w:val="00C163B0"/>
    <w:rsid w:val="00C16668"/>
    <w:rsid w:val="00CC27FB"/>
    <w:rsid w:val="00DB1281"/>
    <w:rsid w:val="00DE6818"/>
    <w:rsid w:val="00E02B74"/>
    <w:rsid w:val="00EB4DDE"/>
    <w:rsid w:val="00EF1D30"/>
    <w:rsid w:val="00FB31B9"/>
    <w:rsid w:val="00FD1ACF"/>
    <w:rsid w:val="00FD6D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26E1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D1ACF"/>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A65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4">
    <w:name w:val="Plain Table 4"/>
    <w:basedOn w:val="TableNormal"/>
    <w:uiPriority w:val="44"/>
    <w:rsid w:val="006A657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6A657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
    <w:name w:val="Plain Table 1"/>
    <w:basedOn w:val="TableNormal"/>
    <w:uiPriority w:val="41"/>
    <w:rsid w:val="006A657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896E40"/>
    <w:pPr>
      <w:ind w:left="720"/>
      <w:contextualSpacing/>
    </w:pPr>
  </w:style>
  <w:style w:type="character" w:customStyle="1" w:styleId="Heading2Char">
    <w:name w:val="Heading 2 Char"/>
    <w:basedOn w:val="DefaultParagraphFont"/>
    <w:link w:val="Heading2"/>
    <w:uiPriority w:val="9"/>
    <w:semiHidden/>
    <w:rsid w:val="00FD1ACF"/>
    <w:rPr>
      <w:rFonts w:asciiTheme="majorHAnsi" w:eastAsiaTheme="majorEastAsia" w:hAnsiTheme="majorHAnsi" w:cstheme="majorBidi"/>
      <w:color w:val="2E74B5" w:themeColor="accent1" w:themeShade="BF"/>
      <w:sz w:val="26"/>
      <w:szCs w:val="26"/>
      <w:lang w:val="en-US"/>
    </w:rPr>
  </w:style>
  <w:style w:type="paragraph" w:styleId="NormalWeb">
    <w:name w:val="Normal (Web)"/>
    <w:basedOn w:val="Normal"/>
    <w:uiPriority w:val="99"/>
    <w:semiHidden/>
    <w:unhideWhenUsed/>
    <w:rsid w:val="00FD1ACF"/>
    <w:rPr>
      <w:rFonts w:ascii="Times New Roman" w:hAnsi="Times New Roman" w:cs="Times New Roman"/>
      <w:sz w:val="24"/>
      <w:szCs w:val="24"/>
      <w:lang w:val="en-US"/>
    </w:rPr>
  </w:style>
  <w:style w:type="character" w:styleId="Hyperlink">
    <w:name w:val="Hyperlink"/>
    <w:basedOn w:val="DefaultParagraphFont"/>
    <w:uiPriority w:val="99"/>
    <w:unhideWhenUsed/>
    <w:rsid w:val="00736314"/>
    <w:rPr>
      <w:color w:val="0563C1" w:themeColor="hyperlink"/>
      <w:u w:val="single"/>
    </w:rPr>
  </w:style>
  <w:style w:type="paragraph" w:styleId="Bibliography">
    <w:name w:val="Bibliography"/>
    <w:basedOn w:val="Normal"/>
    <w:next w:val="Normal"/>
    <w:uiPriority w:val="37"/>
    <w:unhideWhenUsed/>
    <w:rsid w:val="00FD6D02"/>
    <w:pPr>
      <w:tabs>
        <w:tab w:val="left" w:pos="384"/>
      </w:tabs>
      <w:spacing w:after="0" w:line="480" w:lineRule="auto"/>
      <w:ind w:left="384" w:hanging="384"/>
    </w:pPr>
  </w:style>
  <w:style w:type="paragraph" w:styleId="BalloonText">
    <w:name w:val="Balloon Text"/>
    <w:basedOn w:val="Normal"/>
    <w:link w:val="BalloonTextChar"/>
    <w:uiPriority w:val="99"/>
    <w:semiHidden/>
    <w:unhideWhenUsed/>
    <w:rsid w:val="00EF1D3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F1D30"/>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D1ACF"/>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A65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4">
    <w:name w:val="Plain Table 4"/>
    <w:basedOn w:val="TableNormal"/>
    <w:uiPriority w:val="44"/>
    <w:rsid w:val="006A657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6A657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
    <w:name w:val="Plain Table 1"/>
    <w:basedOn w:val="TableNormal"/>
    <w:uiPriority w:val="41"/>
    <w:rsid w:val="006A657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896E40"/>
    <w:pPr>
      <w:ind w:left="720"/>
      <w:contextualSpacing/>
    </w:pPr>
  </w:style>
  <w:style w:type="character" w:customStyle="1" w:styleId="Heading2Char">
    <w:name w:val="Heading 2 Char"/>
    <w:basedOn w:val="DefaultParagraphFont"/>
    <w:link w:val="Heading2"/>
    <w:uiPriority w:val="9"/>
    <w:semiHidden/>
    <w:rsid w:val="00FD1ACF"/>
    <w:rPr>
      <w:rFonts w:asciiTheme="majorHAnsi" w:eastAsiaTheme="majorEastAsia" w:hAnsiTheme="majorHAnsi" w:cstheme="majorBidi"/>
      <w:color w:val="2E74B5" w:themeColor="accent1" w:themeShade="BF"/>
      <w:sz w:val="26"/>
      <w:szCs w:val="26"/>
      <w:lang w:val="en-US"/>
    </w:rPr>
  </w:style>
  <w:style w:type="paragraph" w:styleId="NormalWeb">
    <w:name w:val="Normal (Web)"/>
    <w:basedOn w:val="Normal"/>
    <w:uiPriority w:val="99"/>
    <w:semiHidden/>
    <w:unhideWhenUsed/>
    <w:rsid w:val="00FD1ACF"/>
    <w:rPr>
      <w:rFonts w:ascii="Times New Roman" w:hAnsi="Times New Roman" w:cs="Times New Roman"/>
      <w:sz w:val="24"/>
      <w:szCs w:val="24"/>
      <w:lang w:val="en-US"/>
    </w:rPr>
  </w:style>
  <w:style w:type="character" w:styleId="Hyperlink">
    <w:name w:val="Hyperlink"/>
    <w:basedOn w:val="DefaultParagraphFont"/>
    <w:uiPriority w:val="99"/>
    <w:unhideWhenUsed/>
    <w:rsid w:val="00736314"/>
    <w:rPr>
      <w:color w:val="0563C1" w:themeColor="hyperlink"/>
      <w:u w:val="single"/>
    </w:rPr>
  </w:style>
  <w:style w:type="paragraph" w:styleId="Bibliography">
    <w:name w:val="Bibliography"/>
    <w:basedOn w:val="Normal"/>
    <w:next w:val="Normal"/>
    <w:uiPriority w:val="37"/>
    <w:unhideWhenUsed/>
    <w:rsid w:val="00FD6D02"/>
    <w:pPr>
      <w:tabs>
        <w:tab w:val="left" w:pos="384"/>
      </w:tabs>
      <w:spacing w:after="0" w:line="480" w:lineRule="auto"/>
      <w:ind w:left="384" w:hanging="384"/>
    </w:pPr>
  </w:style>
  <w:style w:type="paragraph" w:styleId="BalloonText">
    <w:name w:val="Balloon Text"/>
    <w:basedOn w:val="Normal"/>
    <w:link w:val="BalloonTextChar"/>
    <w:uiPriority w:val="99"/>
    <w:semiHidden/>
    <w:unhideWhenUsed/>
    <w:rsid w:val="00EF1D3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F1D30"/>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340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s://cimis.water.ca.gov/WSNReportCriteria.aspx" TargetMode="Externa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E31D6-C236-C54D-B37F-04AD05ABA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1685</TotalTime>
  <Pages>16</Pages>
  <Words>8754</Words>
  <Characters>49902</Characters>
  <Application>Microsoft Macintosh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Nargol Ghazian</dc:creator>
  <cp:keywords/>
  <dc:description/>
  <cp:lastModifiedBy>zenrunner</cp:lastModifiedBy>
  <cp:revision>26</cp:revision>
  <dcterms:created xsi:type="dcterms:W3CDTF">2019-03-27T16:31:00Z</dcterms:created>
  <dcterms:modified xsi:type="dcterms:W3CDTF">2019-03-29T16:47:00Z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zotero-version="5.0.60"&gt;&lt;session id="WGbgLQYn"/&gt;&lt;style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