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ins w:id="0" w:date="2020-05-29T11:40:42Z" w:author="zenrunner"/>
          <w:b w:val="1"/>
          <w:bCs w:val="1"/>
          <w:sz w:val="24"/>
          <w:szCs w:val="24"/>
        </w:rPr>
      </w:pPr>
      <w:del w:id="1" w:date="2020-05-29T11:39:53Z" w:author="zenrunner">
        <w:r>
          <w:rPr>
            <w:b w:val="1"/>
            <w:bCs w:val="1"/>
            <w:sz w:val="24"/>
            <w:szCs w:val="24"/>
            <w:rtl w:val="0"/>
            <w:lang w:val="en-US"/>
          </w:rPr>
          <w:delText xml:space="preserve">Effects of artificial shelters on </w:delText>
        </w:r>
      </w:del>
      <w:r>
        <w:rPr>
          <w:b w:val="1"/>
          <w:bCs w:val="1"/>
          <w:sz w:val="24"/>
          <w:szCs w:val="24"/>
          <w:rtl w:val="0"/>
          <w:lang w:val="it-IT"/>
        </w:rPr>
        <w:t>Microclimat</w:t>
      </w:r>
      <w:ins w:id="2" w:date="2020-05-29T11:40:10Z" w:author="zenrunner">
        <w:r>
          <w:rPr>
            <w:b w:val="1"/>
            <w:bCs w:val="1"/>
            <w:sz w:val="24"/>
            <w:szCs w:val="24"/>
            <w:rtl w:val="0"/>
            <w:lang w:val="en-US"/>
          </w:rPr>
          <w:t>ic change explored through artificial shelters</w:t>
        </w:r>
      </w:ins>
      <w:del w:id="3" w:date="2020-05-29T11:39:55Z" w:author="zenrunner">
        <w:r>
          <w:rPr>
            <w:b w:val="1"/>
            <w:bCs w:val="1"/>
            <w:sz w:val="24"/>
            <w:szCs w:val="24"/>
            <w:rtl w:val="0"/>
          </w:rPr>
          <w:delText>e</w:delText>
        </w:r>
      </w:del>
      <w:r>
        <w:rPr>
          <w:b w:val="1"/>
          <w:bCs w:val="1"/>
          <w:sz w:val="24"/>
          <w:szCs w:val="24"/>
          <w:rtl w:val="0"/>
          <w:lang w:val="en-US"/>
        </w:rPr>
        <w:t xml:space="preserve"> in </w:t>
      </w:r>
      <w:del w:id="4" w:date="2020-05-29T11:40:18Z" w:author="zenrunner">
        <w:r>
          <w:rPr>
            <w:b w:val="1"/>
            <w:bCs w:val="1"/>
            <w:sz w:val="24"/>
            <w:szCs w:val="24"/>
            <w:rtl w:val="0"/>
            <w:lang w:val="en-US"/>
          </w:rPr>
          <w:delText>Arid and Semi-Arid Regions</w:delText>
        </w:r>
      </w:del>
      <w:ins w:id="5" w:date="2020-05-29T11:40:26Z" w:author="zenrunner">
        <w:r>
          <w:rPr>
            <w:b w:val="1"/>
            <w:bCs w:val="1"/>
            <w:sz w:val="24"/>
            <w:szCs w:val="24"/>
            <w:rtl w:val="0"/>
            <w:lang w:val="en-US"/>
          </w:rPr>
          <w:t>a California dryland system</w:t>
        </w:r>
      </w:ins>
      <w:r>
        <w:rPr>
          <w:b w:val="1"/>
          <w:bCs w:val="1"/>
          <w:sz w:val="24"/>
          <w:szCs w:val="24"/>
          <w:rtl w:val="0"/>
        </w:rPr>
        <w:t>.</w:t>
      </w:r>
    </w:p>
    <w:p>
      <w:pPr>
        <w:pStyle w:val="Body"/>
        <w:rPr>
          <w:ins w:id="6" w:date="2020-05-29T11:40:42Z" w:author="zenrunner"/>
          <w:b w:val="1"/>
          <w:bCs w:val="1"/>
          <w:sz w:val="24"/>
          <w:szCs w:val="24"/>
        </w:rPr>
      </w:pPr>
    </w:p>
    <w:p>
      <w:pPr>
        <w:pStyle w:val="Body"/>
        <w:rPr>
          <w:ins w:id="7" w:date="2020-05-29T11:40:42Z" w:author="zenrunner"/>
          <w:b w:val="1"/>
          <w:bCs w:val="1"/>
          <w:sz w:val="24"/>
          <w:szCs w:val="24"/>
        </w:rPr>
      </w:pPr>
      <w:ins w:id="8" w:date="2020-05-29T11:40:42Z" w:author="zenrunner">
        <w:r>
          <w:rPr>
            <w:b w:val="1"/>
            <w:bCs w:val="1"/>
            <w:sz w:val="24"/>
            <w:szCs w:val="24"/>
            <w:rtl w:val="0"/>
            <w:lang w:val="en-US"/>
          </w:rPr>
          <w:t xml:space="preserve">do we want to say </w:t>
        </w:r>
      </w:ins>
      <w:ins w:id="9" w:date="2020-05-29T11:40:42Z" w:author="zenrunner">
        <w:r>
          <w:rPr>
            <w:b w:val="1"/>
            <w:bCs w:val="1"/>
            <w:sz w:val="24"/>
            <w:szCs w:val="24"/>
            <w:rtl w:val="0"/>
            <w:lang w:val="en-US"/>
          </w:rPr>
          <w:t>‘</w:t>
        </w:r>
      </w:ins>
      <w:ins w:id="10" w:date="2020-05-29T11:40:42Z" w:author="zenrunner">
        <w:r>
          <w:rPr>
            <w:b w:val="1"/>
            <w:bCs w:val="1"/>
            <w:sz w:val="24"/>
            <w:szCs w:val="24"/>
            <w:rtl w:val="0"/>
            <w:lang w:val="en-US"/>
          </w:rPr>
          <w:t>shrub mimic</w:t>
        </w:r>
      </w:ins>
      <w:ins w:id="11" w:date="2020-05-29T11:40:42Z" w:author="zenrunner">
        <w:r>
          <w:rPr>
            <w:b w:val="1"/>
            <w:bCs w:val="1"/>
            <w:sz w:val="24"/>
            <w:szCs w:val="24"/>
            <w:rtl w:val="0"/>
            <w:lang w:val="en-US"/>
          </w:rPr>
          <w:t xml:space="preserve">’ </w:t>
        </w:r>
      </w:ins>
      <w:ins w:id="12" w:date="2020-05-29T11:40:42Z" w:author="zenrunner">
        <w:r>
          <w:rPr>
            <w:b w:val="1"/>
            <w:bCs w:val="1"/>
            <w:sz w:val="24"/>
            <w:szCs w:val="24"/>
            <w:rtl w:val="0"/>
            <w:lang w:val="en-US"/>
          </w:rPr>
          <w:t>right up front in title or save?</w:t>
        </w:r>
      </w:ins>
    </w:p>
    <w:p>
      <w:pPr>
        <w:pStyle w:val="Body"/>
        <w:rPr>
          <w:b w:val="1"/>
          <w:bCs w:val="1"/>
          <w:sz w:val="24"/>
          <w:szCs w:val="24"/>
        </w:rPr>
      </w:pPr>
    </w:p>
    <w:p>
      <w:pPr>
        <w:pStyle w:val="Body A"/>
        <w:rPr>
          <w:sz w:val="24"/>
          <w:szCs w:val="24"/>
        </w:rPr>
      </w:pPr>
      <w:r>
        <w:rPr>
          <w:sz w:val="24"/>
          <w:szCs w:val="24"/>
          <w:rtl w:val="0"/>
          <w:lang w:val="it-IT"/>
        </w:rPr>
        <w:t>Nargol Ghazian</w:t>
      </w:r>
      <w:r>
        <w:rPr>
          <w:sz w:val="24"/>
          <w:szCs w:val="24"/>
          <w:vertAlign w:val="superscript"/>
          <w:rtl w:val="0"/>
          <w:lang w:val="en-US"/>
        </w:rPr>
        <w:t>1*</w:t>
      </w:r>
      <w:r>
        <w:rPr>
          <w:sz w:val="24"/>
          <w:szCs w:val="24"/>
          <w:rtl w:val="0"/>
          <w:lang w:val="it-IT"/>
        </w:rPr>
        <w:t>, Mario Zuliani</w:t>
      </w:r>
      <w:r>
        <w:rPr>
          <w:sz w:val="24"/>
          <w:szCs w:val="24"/>
          <w:vertAlign w:val="superscript"/>
          <w:rtl w:val="0"/>
          <w:lang w:val="en-US"/>
        </w:rPr>
        <w:t>1</w:t>
      </w:r>
      <w:r>
        <w:rPr>
          <w:sz w:val="24"/>
          <w:szCs w:val="24"/>
          <w:rtl w:val="0"/>
          <w:lang w:val="de-DE"/>
        </w:rPr>
        <w:t xml:space="preserve">, </w:t>
      </w:r>
      <w:del w:id="13" w:date="2020-05-29T11:21:29Z" w:author="zenrunner">
        <w:r>
          <w:rPr>
            <w:sz w:val="24"/>
            <w:szCs w:val="24"/>
            <w:rtl w:val="0"/>
            <w:lang w:val="de-DE"/>
          </w:rPr>
          <w:delText>Michael Westphal</w:delText>
        </w:r>
      </w:del>
      <w:del w:id="14" w:date="2020-05-29T11:21:29Z" w:author="zenrunner">
        <w:r>
          <w:rPr>
            <w:sz w:val="24"/>
            <w:szCs w:val="24"/>
            <w:vertAlign w:val="superscript"/>
            <w:rtl w:val="0"/>
            <w:lang w:val="en-US"/>
          </w:rPr>
          <w:delText>2</w:delText>
        </w:r>
      </w:del>
      <w:del w:id="15" w:date="2020-05-29T11:21:29Z" w:author="zenrunner">
        <w:r>
          <w:rPr>
            <w:sz w:val="24"/>
            <w:szCs w:val="24"/>
            <w:rtl w:val="0"/>
            <w:lang w:val="en-US"/>
          </w:rPr>
          <w:delText xml:space="preserve">, </w:delText>
        </w:r>
      </w:del>
      <w:r>
        <w:rPr>
          <w:sz w:val="24"/>
          <w:szCs w:val="24"/>
          <w:rtl w:val="0"/>
          <w:lang w:val="en-US"/>
        </w:rPr>
        <w:t>and Christopher J. Lortie</w:t>
      </w:r>
      <w:r>
        <w:rPr>
          <w:sz w:val="24"/>
          <w:szCs w:val="24"/>
          <w:vertAlign w:val="superscript"/>
          <w:rtl w:val="0"/>
          <w:lang w:val="en-US"/>
        </w:rPr>
        <w:t>1, 3</w:t>
      </w:r>
      <w:r>
        <w:rPr>
          <w:sz w:val="24"/>
          <w:szCs w:val="24"/>
          <w:rtl w:val="0"/>
          <w:lang w:val="en-US"/>
        </w:rPr>
        <w:t xml:space="preserve">. </w:t>
      </w:r>
    </w:p>
    <w:p>
      <w:pPr>
        <w:pStyle w:val="Body A"/>
        <w:rPr>
          <w:sz w:val="24"/>
          <w:szCs w:val="24"/>
        </w:rPr>
      </w:pPr>
      <w:r>
        <w:rPr>
          <w:sz w:val="24"/>
          <w:szCs w:val="24"/>
          <w:vertAlign w:val="superscript"/>
          <w:rtl w:val="0"/>
          <w:lang w:val="en-US"/>
        </w:rPr>
        <w:t>1</w:t>
      </w:r>
      <w:r>
        <w:rPr>
          <w:sz w:val="24"/>
          <w:szCs w:val="24"/>
          <w:rtl w:val="0"/>
          <w:lang w:val="en-US"/>
        </w:rPr>
        <w:t>Department of Biological Science, York University,</w:t>
      </w:r>
      <w:r>
        <w:rPr>
          <w:outline w:val="0"/>
          <w:color w:val="222222"/>
          <w:sz w:val="48"/>
          <w:szCs w:val="48"/>
          <w:u w:color="222222"/>
          <w:shd w:val="clear" w:color="auto" w:fill="ffffff"/>
          <w:rtl w:val="0"/>
          <w:lang w:val="en-US"/>
          <w14:textFill>
            <w14:solidFill>
              <w14:srgbClr w14:val="222222"/>
            </w14:solidFill>
          </w14:textFill>
        </w:rPr>
        <w:t xml:space="preserve"> </w:t>
      </w:r>
      <w:r>
        <w:rPr>
          <w:outline w:val="0"/>
          <w:color w:val="222222"/>
          <w:sz w:val="24"/>
          <w:szCs w:val="24"/>
          <w:u w:color="222222"/>
          <w:shd w:val="clear" w:color="auto" w:fill="ffffff"/>
          <w:rtl w:val="0"/>
          <w:lang w:val="en-US"/>
          <w14:textFill>
            <w14:solidFill>
              <w14:srgbClr w14:val="222222"/>
            </w14:solidFill>
          </w14:textFill>
        </w:rPr>
        <w:t>4700 Keele St, Toronto, ON M3J 1P3, Canada</w:t>
      </w:r>
    </w:p>
    <w:p>
      <w:pPr>
        <w:pStyle w:val="Body A"/>
        <w:rPr>
          <w:del w:id="16" w:date="2020-05-29T11:21:32Z" w:author="zenrunner"/>
          <w:sz w:val="24"/>
          <w:szCs w:val="24"/>
        </w:rPr>
      </w:pPr>
      <w:del w:id="17" w:date="2020-05-29T11:21:32Z" w:author="zenrunner">
        <w:r>
          <w:rPr>
            <w:sz w:val="24"/>
            <w:szCs w:val="24"/>
            <w:vertAlign w:val="superscript"/>
            <w:rtl w:val="0"/>
            <w:lang w:val="en-US"/>
          </w:rPr>
          <w:delText>2</w:delText>
        </w:r>
      </w:del>
      <w:del w:id="18" w:date="2020-05-29T11:21:32Z" w:author="zenrunner">
        <w:r>
          <w:rPr>
            <w:sz w:val="24"/>
            <w:szCs w:val="24"/>
            <w:rtl w:val="0"/>
            <w:lang w:val="en-US"/>
          </w:rPr>
          <w:delText xml:space="preserve">US Bureau of Land Management, Central Coast Field Office, </w:delText>
        </w:r>
      </w:del>
      <w:del w:id="19" w:date="2020-05-29T11:21:32Z" w:author="zenrunner">
        <w:r>
          <w:rPr>
            <w:outline w:val="0"/>
            <w:color w:val="222222"/>
            <w:sz w:val="24"/>
            <w:szCs w:val="24"/>
            <w:u w:color="222222"/>
            <w:shd w:val="clear" w:color="auto" w:fill="ffffff"/>
            <w:rtl w:val="0"/>
            <w:lang w:val="en-US"/>
            <w14:textFill>
              <w14:solidFill>
                <w14:srgbClr w14:val="222222"/>
              </w14:solidFill>
            </w14:textFill>
          </w:rPr>
          <w:delText>940 2</w:delText>
        </w:r>
      </w:del>
      <w:del w:id="20" w:date="2020-05-29T11:21:32Z" w:author="zenrunner">
        <w:r>
          <w:rPr>
            <w:outline w:val="0"/>
            <w:color w:val="222222"/>
            <w:sz w:val="24"/>
            <w:szCs w:val="24"/>
            <w:u w:color="222222"/>
            <w:shd w:val="clear" w:color="auto" w:fill="ffffff"/>
            <w:vertAlign w:val="superscript"/>
            <w:rtl w:val="0"/>
            <w:lang w:val="en-US"/>
            <w14:textFill>
              <w14:solidFill>
                <w14:srgbClr w14:val="222222"/>
              </w14:solidFill>
            </w14:textFill>
          </w:rPr>
          <w:delText>nd</w:delText>
        </w:r>
      </w:del>
      <w:del w:id="21" w:date="2020-05-29T11:21:32Z" w:author="zenrunner">
        <w:r>
          <w:rPr>
            <w:outline w:val="0"/>
            <w:color w:val="222222"/>
            <w:sz w:val="24"/>
            <w:szCs w:val="24"/>
            <w:u w:color="222222"/>
            <w:shd w:val="clear" w:color="auto" w:fill="ffffff"/>
            <w:rtl w:val="0"/>
            <w:lang w:val="en-US"/>
            <w14:textFill>
              <w14:solidFill>
                <w14:srgbClr w14:val="222222"/>
              </w14:solidFill>
            </w14:textFill>
          </w:rPr>
          <w:delText xml:space="preserve"> Ave, Marina, CA 93933, United States</w:delText>
        </w:r>
      </w:del>
    </w:p>
    <w:p>
      <w:pPr>
        <w:pStyle w:val="Body A"/>
        <w:rPr>
          <w:sz w:val="24"/>
          <w:szCs w:val="24"/>
        </w:rPr>
      </w:pPr>
      <w:r>
        <w:rPr>
          <w:sz w:val="24"/>
          <w:szCs w:val="24"/>
          <w:vertAlign w:val="superscript"/>
          <w:rtl w:val="0"/>
          <w:lang w:val="en-US"/>
        </w:rPr>
        <w:t>3</w:t>
      </w:r>
      <w:r>
        <w:rPr>
          <w:sz w:val="24"/>
          <w:szCs w:val="24"/>
          <w:rtl w:val="0"/>
          <w:lang w:val="en-US"/>
        </w:rPr>
        <w:t xml:space="preserve">National Centre for Ecological Analysis and Synthesis (NCEAS), </w:t>
      </w:r>
      <w:r>
        <w:rPr>
          <w:outline w:val="0"/>
          <w:color w:val="222222"/>
          <w:sz w:val="24"/>
          <w:szCs w:val="24"/>
          <w:u w:color="222222"/>
          <w:shd w:val="clear" w:color="auto" w:fill="ffffff"/>
          <w:rtl w:val="0"/>
          <w:lang w:val="en-US"/>
          <w14:textFill>
            <w14:solidFill>
              <w14:srgbClr w14:val="222222"/>
            </w14:solidFill>
          </w14:textFill>
        </w:rPr>
        <w:t>735 State St #300, Santa Barbara, CA 93101, United States</w:t>
      </w:r>
    </w:p>
    <w:p>
      <w:pPr>
        <w:pStyle w:val="Body A"/>
        <w:rPr>
          <w:rStyle w:val="None"/>
          <w:sz w:val="24"/>
          <w:szCs w:val="24"/>
        </w:rPr>
      </w:pPr>
      <w:r>
        <w:rPr>
          <w:sz w:val="24"/>
          <w:szCs w:val="24"/>
          <w:vertAlign w:val="superscript"/>
          <w:rtl w:val="0"/>
          <w:lang w:val="en-US"/>
        </w:rPr>
        <w:t>*</w:t>
      </w:r>
      <w:r>
        <w:rPr>
          <w:sz w:val="24"/>
          <w:szCs w:val="24"/>
          <w:rtl w:val="0"/>
          <w:lang w:val="en-US"/>
        </w:rPr>
        <w:t xml:space="preserve">Corresponding Author: Department of Biological Science, York University, 4700 Keele St, Toronto, ON, M3J 1P3, Canada. Email: </w:t>
      </w:r>
      <w:r>
        <w:rPr>
          <w:rStyle w:val="Hyperlink.0"/>
        </w:rPr>
        <w:fldChar w:fldCharType="begin" w:fldLock="0"/>
      </w:r>
      <w:r>
        <w:rPr>
          <w:rStyle w:val="Hyperlink.0"/>
        </w:rPr>
        <w:instrText xml:space="preserve"> HYPERLINK "mailto:nargolg1@my.yorku.ca"</w:instrText>
      </w:r>
      <w:r>
        <w:rPr>
          <w:rStyle w:val="Hyperlink.0"/>
        </w:rPr>
        <w:fldChar w:fldCharType="separate" w:fldLock="0"/>
      </w:r>
      <w:r>
        <w:rPr>
          <w:rStyle w:val="Hyperlink.0"/>
          <w:rtl w:val="0"/>
        </w:rPr>
        <w:t>nargolg1@my.yorku.ca</w:t>
      </w:r>
      <w:r>
        <w:rPr/>
        <w:fldChar w:fldCharType="end" w:fldLock="0"/>
      </w:r>
      <w:r>
        <w:rPr>
          <w:rStyle w:val="None"/>
          <w:sz w:val="24"/>
          <w:szCs w:val="24"/>
          <w:rtl w:val="0"/>
          <w:lang w:val="en-US"/>
        </w:rPr>
        <w:t xml:space="preserve"> </w:t>
      </w:r>
    </w:p>
    <w:p>
      <w:pPr>
        <w:pStyle w:val="Body"/>
        <w:rPr>
          <w:ins w:id="22" w:date="2020-05-29T11:21:45Z" w:author="zenrunner"/>
          <w:rStyle w:val="None"/>
          <w:b w:val="1"/>
          <w:bCs w:val="1"/>
          <w:sz w:val="24"/>
          <w:szCs w:val="24"/>
        </w:rPr>
      </w:pPr>
    </w:p>
    <w:p>
      <w:pPr>
        <w:pStyle w:val="Body"/>
        <w:rPr>
          <w:ins w:id="23" w:date="2020-05-29T11:21:45Z" w:author="zenrunner"/>
          <w:rStyle w:val="None"/>
          <w:b w:val="1"/>
          <w:bCs w:val="1"/>
          <w:sz w:val="24"/>
          <w:szCs w:val="24"/>
        </w:rPr>
      </w:pPr>
    </w:p>
    <w:p>
      <w:pPr>
        <w:pStyle w:val="Body"/>
        <w:rPr>
          <w:rStyle w:val="None"/>
          <w:b w:val="1"/>
          <w:bCs w:val="1"/>
          <w:sz w:val="24"/>
          <w:szCs w:val="24"/>
        </w:rPr>
      </w:pPr>
      <w:ins w:id="24" w:date="2020-05-29T11:21:45Z" w:author="zenrunner">
        <w:r>
          <w:rPr>
            <w:rStyle w:val="None"/>
            <w:b w:val="1"/>
            <w:bCs w:val="1"/>
            <w:sz w:val="24"/>
            <w:szCs w:val="24"/>
            <w:rtl w:val="0"/>
            <w:lang w:val="en-US"/>
          </w:rPr>
          <w:t>Did Mike fund this at all? Let</w:t>
        </w:r>
      </w:ins>
      <w:ins w:id="25" w:date="2020-05-29T11:21:45Z" w:author="zenrunner">
        <w:r>
          <w:rPr>
            <w:rStyle w:val="None"/>
            <w:b w:val="1"/>
            <w:bCs w:val="1"/>
            <w:sz w:val="24"/>
            <w:szCs w:val="24"/>
            <w:rtl w:val="0"/>
            <w:lang w:val="en-US"/>
          </w:rPr>
          <w:t>’</w:t>
        </w:r>
      </w:ins>
      <w:ins w:id="26" w:date="2020-05-29T11:21:45Z" w:author="zenrunner">
        <w:r>
          <w:rPr>
            <w:rStyle w:val="None"/>
            <w:b w:val="1"/>
            <w:bCs w:val="1"/>
            <w:sz w:val="24"/>
            <w:szCs w:val="24"/>
            <w:rtl w:val="0"/>
            <w:lang w:val="en-US"/>
          </w:rPr>
          <w:t xml:space="preserve">s think hard if we need to include? </w:t>
        </w:r>
      </w:ins>
    </w:p>
    <w:p>
      <w:pPr>
        <w:pStyle w:val="Body"/>
        <w:rPr>
          <w:rStyle w:val="None"/>
          <w:b w:val="1"/>
          <w:bCs w:val="1"/>
          <w:sz w:val="24"/>
          <w:szCs w:val="24"/>
        </w:rPr>
      </w:pPr>
    </w:p>
    <w:p>
      <w:pPr>
        <w:pStyle w:val="Body"/>
        <w:rPr>
          <w:rStyle w:val="None"/>
          <w:b w:val="1"/>
          <w:bCs w:val="1"/>
          <w:sz w:val="24"/>
          <w:szCs w:val="24"/>
        </w:rPr>
      </w:pPr>
    </w:p>
    <w:p>
      <w:pPr>
        <w:pStyle w:val="Body"/>
      </w:pPr>
      <w:r>
        <w:rPr>
          <w:rStyle w:val="None"/>
          <w:rFonts w:ascii="Arial Unicode MS" w:cs="Arial Unicode MS" w:hAnsi="Arial Unicode MS" w:eastAsia="Arial Unicode MS"/>
          <w:b w:val="0"/>
          <w:bCs w:val="0"/>
          <w:i w:val="0"/>
          <w:iCs w:val="0"/>
          <w:sz w:val="24"/>
          <w:szCs w:val="24"/>
        </w:rPr>
        <w:br w:type="page"/>
      </w:r>
    </w:p>
    <w:p>
      <w:pPr>
        <w:pStyle w:val="Body A"/>
        <w:spacing w:after="0" w:line="480" w:lineRule="auto"/>
        <w:rPr>
          <w:rStyle w:val="None"/>
          <w:b w:val="1"/>
          <w:bCs w:val="1"/>
          <w:sz w:val="24"/>
          <w:szCs w:val="24"/>
          <w:lang w:val="de-DE"/>
        </w:rPr>
      </w:pPr>
      <w:r>
        <w:rPr>
          <w:rStyle w:val="None"/>
          <w:b w:val="1"/>
          <w:bCs w:val="1"/>
          <w:sz w:val="24"/>
          <w:szCs w:val="24"/>
          <w:rtl w:val="0"/>
          <w:lang w:val="de-DE"/>
        </w:rPr>
        <w:t>Abstract</w:t>
      </w:r>
    </w:p>
    <w:p>
      <w:pPr>
        <w:pStyle w:val="Body A"/>
        <w:spacing w:after="0" w:line="480" w:lineRule="auto"/>
        <w:ind w:firstLine="720"/>
        <w:jc w:val="both"/>
        <w:rPr>
          <w:ins w:id="27" w:date="2020-05-29T11:52:12Z" w:author="zenrunner"/>
          <w:rStyle w:val="None"/>
          <w:sz w:val="24"/>
          <w:szCs w:val="24"/>
          <w:lang w:val="en-US"/>
        </w:rPr>
      </w:pPr>
      <w:r>
        <w:rPr>
          <w:rStyle w:val="None"/>
          <w:sz w:val="24"/>
          <w:szCs w:val="24"/>
          <w:rtl w:val="0"/>
          <w:lang w:val="en-US"/>
        </w:rPr>
        <w:t>Anthropogenic factors such as climate change, land use, urbanization, alongside the spread of invasive species are some of the challenges impacting the arid and semi-arid regions of the Western United States</w:t>
      </w:r>
      <w:ins w:id="28" w:date="2020-05-29T11:41:04Z" w:author="zenrunner">
        <w:r>
          <w:rPr>
            <w:rStyle w:val="None"/>
            <w:sz w:val="24"/>
            <w:szCs w:val="24"/>
            <w:rtl w:val="0"/>
            <w:lang w:val="en-US"/>
          </w:rPr>
          <w:t xml:space="preserve"> and globally</w:t>
        </w:r>
      </w:ins>
      <w:r>
        <w:rPr>
          <w:rStyle w:val="None"/>
          <w:sz w:val="24"/>
          <w:szCs w:val="24"/>
          <w:rtl w:val="0"/>
          <w:lang w:val="en-US"/>
        </w:rPr>
        <w:t xml:space="preserve">. Climate change </w:t>
      </w:r>
      <w:del w:id="29" w:date="2020-05-29T11:41:20Z" w:author="zenrunner">
        <w:r>
          <w:rPr>
            <w:rStyle w:val="None"/>
            <w:sz w:val="24"/>
            <w:szCs w:val="24"/>
            <w:rtl w:val="0"/>
            <w:lang w:val="en-US"/>
          </w:rPr>
          <w:delText xml:space="preserve">in particular </w:delText>
        </w:r>
      </w:del>
      <w:r>
        <w:rPr>
          <w:rStyle w:val="None"/>
          <w:sz w:val="24"/>
          <w:szCs w:val="24"/>
          <w:rtl w:val="0"/>
          <w:lang w:val="en-US"/>
        </w:rPr>
        <w:t>negatively impacts wildfire regimes and in turn increases re-establishment competition between native and invasive vegetation. The canopy of many native plants including shrubs and trees not only provides refuge from predators for some animals</w:t>
      </w:r>
      <w:del w:id="30" w:date="2020-05-29T11:41:32Z" w:author="zenrunner">
        <w:r>
          <w:rPr>
            <w:rStyle w:val="None"/>
            <w:sz w:val="24"/>
            <w:szCs w:val="24"/>
            <w:rtl w:val="0"/>
            <w:lang w:val="en-US"/>
          </w:rPr>
          <w:delText>,</w:delText>
        </w:r>
      </w:del>
      <w:r>
        <w:rPr>
          <w:rStyle w:val="None"/>
          <w:sz w:val="24"/>
          <w:szCs w:val="24"/>
          <w:rtl w:val="0"/>
          <w:lang w:val="en-US"/>
        </w:rPr>
        <w:t xml:space="preserve"> but also offers a shelter from </w:t>
      </w:r>
      <w:del w:id="31" w:date="2020-05-29T11:41:40Z" w:author="zenrunner">
        <w:r>
          <w:rPr>
            <w:rStyle w:val="None"/>
            <w:sz w:val="24"/>
            <w:szCs w:val="24"/>
            <w:rtl w:val="0"/>
            <w:lang w:val="en-US"/>
          </w:rPr>
          <w:delText>micro-climat</w:delText>
        </w:r>
      </w:del>
      <w:del w:id="32" w:date="2020-05-29T11:41:40Z" w:author="zenrunner">
        <w:r>
          <w:rPr>
            <w:rStyle w:val="None"/>
            <w:sz w:val="24"/>
            <w:szCs w:val="24"/>
            <w:rtl w:val="0"/>
            <w:lang w:val="en-US"/>
          </w:rPr>
          <w:delText>ic</w:delText>
        </w:r>
      </w:del>
      <w:ins w:id="33" w:date="2020-05-29T11:41:40Z" w:author="zenrunner">
        <w:r>
          <w:rPr>
            <w:rStyle w:val="None"/>
            <w:sz w:val="24"/>
            <w:szCs w:val="24"/>
            <w:rtl w:val="0"/>
            <w:lang w:val="en-US"/>
          </w:rPr>
          <w:t>climate</w:t>
        </w:r>
      </w:ins>
      <w:r>
        <w:rPr>
          <w:rStyle w:val="None"/>
          <w:sz w:val="24"/>
          <w:szCs w:val="24"/>
          <w:rtl w:val="0"/>
          <w:lang w:val="en-US"/>
        </w:rPr>
        <w:t xml:space="preserve"> stressors. </w:t>
      </w:r>
      <w:del w:id="34" w:date="2020-05-29T11:41:52Z" w:author="zenrunner">
        <w:r>
          <w:rPr>
            <w:rStyle w:val="None"/>
            <w:sz w:val="24"/>
            <w:szCs w:val="24"/>
            <w:rtl w:val="0"/>
            <w:lang w:val="en-US"/>
          </w:rPr>
          <w:delText>Because t</w:delText>
        </w:r>
      </w:del>
      <w:ins w:id="35" w:date="2020-05-29T11:41:52Z" w:author="zenrunner">
        <w:r>
          <w:rPr>
            <w:rStyle w:val="None"/>
            <w:sz w:val="24"/>
            <w:szCs w:val="24"/>
            <w:rtl w:val="0"/>
            <w:lang w:val="en-US"/>
          </w:rPr>
          <w:t>T</w:t>
        </w:r>
      </w:ins>
      <w:r>
        <w:rPr>
          <w:rStyle w:val="None"/>
          <w:sz w:val="24"/>
          <w:szCs w:val="24"/>
          <w:rtl w:val="0"/>
          <w:lang w:val="en-US"/>
        </w:rPr>
        <w:t xml:space="preserve">he canopy of native vegetation can </w:t>
      </w:r>
      <w:ins w:id="36" w:date="2020-05-29T11:42:02Z" w:author="zenrunner">
        <w:r>
          <w:rPr>
            <w:rStyle w:val="None"/>
            <w:sz w:val="24"/>
            <w:szCs w:val="24"/>
            <w:rtl w:val="0"/>
            <w:lang w:val="en-US"/>
          </w:rPr>
          <w:t xml:space="preserve">thus </w:t>
        </w:r>
      </w:ins>
      <w:r>
        <w:rPr>
          <w:rStyle w:val="None"/>
          <w:sz w:val="24"/>
          <w:szCs w:val="24"/>
          <w:rtl w:val="0"/>
          <w:lang w:val="en-US"/>
        </w:rPr>
        <w:t xml:space="preserve">be </w:t>
      </w:r>
      <w:ins w:id="37" w:date="2020-05-29T11:42:14Z" w:author="zenrunner">
        <w:r>
          <w:rPr>
            <w:rStyle w:val="None"/>
            <w:sz w:val="24"/>
            <w:szCs w:val="24"/>
            <w:rtl w:val="0"/>
            <w:lang w:val="en-US"/>
          </w:rPr>
          <w:t>a refuge critical</w:t>
        </w:r>
      </w:ins>
      <w:del w:id="38" w:date="2020-05-29T11:42:09Z" w:author="zenrunner">
        <w:r>
          <w:rPr>
            <w:rStyle w:val="None"/>
            <w:sz w:val="24"/>
            <w:szCs w:val="24"/>
            <w:rtl w:val="0"/>
            <w:lang w:val="en-US"/>
          </w:rPr>
          <w:delText>crucial</w:delText>
        </w:r>
      </w:del>
      <w:r>
        <w:rPr>
          <w:rStyle w:val="None"/>
          <w:sz w:val="24"/>
          <w:szCs w:val="24"/>
          <w:rtl w:val="0"/>
          <w:lang w:val="en-US"/>
        </w:rPr>
        <w:t xml:space="preserve"> to the survival of many species</w:t>
      </w:r>
      <w:ins w:id="39" w:date="2020-05-29T11:44:17Z" w:author="zenrunner">
        <w:r>
          <w:rPr>
            <w:rStyle w:val="None"/>
            <w:sz w:val="24"/>
            <w:szCs w:val="24"/>
            <w:rtl w:val="0"/>
            <w:lang w:val="en-US"/>
          </w:rPr>
          <w:t>, and it i</w:t>
        </w:r>
      </w:ins>
      <w:del w:id="40" w:date="2020-05-29T11:44:01Z" w:author="zenrunner">
        <w:r>
          <w:rPr>
            <w:rStyle w:val="None"/>
            <w:sz w:val="24"/>
            <w:szCs w:val="24"/>
            <w:rtl w:val="0"/>
            <w:lang w:val="en-US"/>
          </w:rPr>
          <w:delText xml:space="preserve">, </w:delText>
        </w:r>
      </w:del>
      <w:del w:id="41" w:date="2020-05-29T11:44:00Z" w:author="zenrunner">
        <w:r>
          <w:rPr>
            <w:rStyle w:val="None"/>
            <w:sz w:val="24"/>
            <w:szCs w:val="24"/>
            <w:rtl w:val="0"/>
            <w:lang w:val="en-US"/>
          </w:rPr>
          <w:delText>it i</w:delText>
        </w:r>
      </w:del>
      <w:r>
        <w:rPr>
          <w:rStyle w:val="None"/>
          <w:sz w:val="24"/>
          <w:szCs w:val="24"/>
          <w:rtl w:val="0"/>
          <w:lang w:val="en-US"/>
        </w:rPr>
        <w:t>s</w:t>
      </w:r>
      <w:del w:id="42" w:date="2020-05-29T11:42:28Z" w:author="zenrunner">
        <w:r>
          <w:rPr>
            <w:rStyle w:val="None"/>
            <w:sz w:val="24"/>
            <w:szCs w:val="24"/>
            <w:rtl w:val="0"/>
            <w:lang w:val="en-US"/>
          </w:rPr>
          <w:delText xml:space="preserve"> thus</w:delText>
        </w:r>
      </w:del>
      <w:r>
        <w:rPr>
          <w:rStyle w:val="None"/>
          <w:sz w:val="24"/>
          <w:szCs w:val="24"/>
          <w:rtl w:val="0"/>
          <w:lang w:val="en-US"/>
        </w:rPr>
        <w:t xml:space="preserve"> vital to</w:t>
      </w:r>
      <w:ins w:id="43" w:date="2020-05-29T11:44:32Z" w:author="zenrunner">
        <w:r>
          <w:rPr>
            <w:rStyle w:val="None"/>
            <w:sz w:val="24"/>
            <w:szCs w:val="24"/>
            <w:rtl w:val="0"/>
            <w:lang w:val="en-US"/>
          </w:rPr>
          <w:t xml:space="preserve"> better understand its importance for</w:t>
        </w:r>
      </w:ins>
      <w:r>
        <w:rPr>
          <w:rStyle w:val="None"/>
          <w:sz w:val="24"/>
          <w:szCs w:val="24"/>
          <w:rtl w:val="0"/>
          <w:lang w:val="en-US"/>
        </w:rPr>
        <w:t xml:space="preserve"> </w:t>
      </w:r>
      <w:ins w:id="44" w:date="2020-05-29T11:42:39Z" w:author="zenrunner">
        <w:r>
          <w:rPr>
            <w:rStyle w:val="None"/>
            <w:sz w:val="24"/>
            <w:szCs w:val="24"/>
            <w:rtl w:val="0"/>
            <w:lang w:val="en-US"/>
          </w:rPr>
          <w:t xml:space="preserve">the </w:t>
        </w:r>
      </w:ins>
      <w:del w:id="45" w:date="2020-05-29T11:42:38Z" w:author="zenrunner">
        <w:r>
          <w:rPr>
            <w:rStyle w:val="None"/>
            <w:sz w:val="24"/>
            <w:szCs w:val="24"/>
            <w:rtl w:val="0"/>
            <w:lang w:val="en-US"/>
          </w:rPr>
          <w:delText xml:space="preserve">find modes of </w:delText>
        </w:r>
      </w:del>
      <w:r>
        <w:rPr>
          <w:rStyle w:val="None"/>
          <w:sz w:val="24"/>
          <w:szCs w:val="24"/>
          <w:rtl w:val="0"/>
          <w:lang w:val="en-US"/>
        </w:rPr>
        <w:t xml:space="preserve">conservation </w:t>
      </w:r>
      <w:ins w:id="46" w:date="2020-05-29T11:44:37Z" w:author="zenrunner">
        <w:r>
          <w:rPr>
            <w:rStyle w:val="None"/>
            <w:sz w:val="24"/>
            <w:szCs w:val="24"/>
            <w:rtl w:val="0"/>
            <w:lang w:val="en-US"/>
          </w:rPr>
          <w:t xml:space="preserve">and recovery of species in these </w:t>
        </w:r>
      </w:ins>
      <w:del w:id="47" w:date="2020-05-29T11:42:47Z" w:author="zenrunner">
        <w:r>
          <w:rPr>
            <w:rStyle w:val="None"/>
            <w:sz w:val="24"/>
            <w:szCs w:val="24"/>
            <w:rtl w:val="0"/>
            <w:lang w:val="en-US"/>
          </w:rPr>
          <w:delText xml:space="preserve">whilst post-disturbance </w:delText>
        </w:r>
      </w:del>
      <w:r>
        <w:rPr>
          <w:rStyle w:val="None"/>
          <w:sz w:val="24"/>
          <w:szCs w:val="24"/>
          <w:rtl w:val="0"/>
          <w:lang w:val="en-US"/>
        </w:rPr>
        <w:t>landscape</w:t>
      </w:r>
      <w:ins w:id="48" w:date="2020-05-29T11:42:51Z" w:author="zenrunner">
        <w:r>
          <w:rPr>
            <w:rStyle w:val="None"/>
            <w:sz w:val="24"/>
            <w:szCs w:val="24"/>
            <w:rtl w:val="0"/>
            <w:lang w:val="en-US"/>
          </w:rPr>
          <w:t>s</w:t>
        </w:r>
      </w:ins>
      <w:del w:id="49" w:date="2020-05-29T11:42:55Z" w:author="zenrunner">
        <w:r>
          <w:rPr>
            <w:rStyle w:val="None"/>
            <w:sz w:val="24"/>
            <w:szCs w:val="24"/>
            <w:rtl w:val="0"/>
            <w:lang w:val="en-US"/>
          </w:rPr>
          <w:delText xml:space="preserve"> recovery is made</w:delText>
        </w:r>
      </w:del>
      <w:r>
        <w:rPr>
          <w:rStyle w:val="None"/>
          <w:sz w:val="24"/>
          <w:szCs w:val="24"/>
          <w:rtl w:val="0"/>
          <w:lang w:val="en-US"/>
        </w:rPr>
        <w:t xml:space="preserve">. In this study, we tested artificial canopies of two shapes (triangle and rectangle) that were easily assembled and </w:t>
      </w:r>
      <w:del w:id="50" w:date="2020-05-29T11:44:47Z" w:author="zenrunner">
        <w:r>
          <w:rPr>
            <w:rStyle w:val="None"/>
            <w:sz w:val="24"/>
            <w:szCs w:val="24"/>
            <w:rtl w:val="0"/>
            <w:lang w:val="en-US"/>
          </w:rPr>
          <w:delText>were more-</w:delText>
        </w:r>
      </w:del>
      <w:ins w:id="51" w:date="2020-05-29T11:44:55Z" w:author="zenrunner">
        <w:r>
          <w:rPr>
            <w:rStyle w:val="None"/>
            <w:sz w:val="24"/>
            <w:szCs w:val="24"/>
            <w:rtl w:val="0"/>
            <w:lang w:val="en-US"/>
          </w:rPr>
          <w:t xml:space="preserve">very </w:t>
        </w:r>
      </w:ins>
      <w:r>
        <w:rPr>
          <w:rStyle w:val="None"/>
          <w:sz w:val="24"/>
          <w:szCs w:val="24"/>
          <w:rtl w:val="0"/>
          <w:lang w:val="en-US"/>
        </w:rPr>
        <w:t>cost-effective</w:t>
      </w:r>
      <w:del w:id="52" w:date="2020-05-29T11:44:51Z" w:author="zenrunner">
        <w:r>
          <w:rPr>
            <w:rStyle w:val="None"/>
            <w:sz w:val="24"/>
            <w:szCs w:val="24"/>
            <w:rtl w:val="0"/>
            <w:lang w:val="en-US"/>
          </w:rPr>
          <w:delText xml:space="preserve"> than existing prototypes discussed in the literature</w:delText>
        </w:r>
      </w:del>
      <w:r>
        <w:rPr>
          <w:rStyle w:val="None"/>
          <w:sz w:val="24"/>
          <w:szCs w:val="24"/>
          <w:rtl w:val="0"/>
          <w:lang w:val="en-US"/>
        </w:rPr>
        <w:t xml:space="preserve">. These shelters </w:t>
      </w:r>
      <w:ins w:id="53" w:date="2020-05-29T11:45:09Z" w:author="zenrunner">
        <w:r>
          <w:rPr>
            <w:rStyle w:val="None"/>
            <w:sz w:val="24"/>
            <w:szCs w:val="24"/>
            <w:rtl w:val="0"/>
            <w:lang w:val="en-US"/>
          </w:rPr>
          <w:t xml:space="preserve">were constructed with </w:t>
        </w:r>
      </w:ins>
      <w:del w:id="54" w:date="2020-05-29T11:45:11Z" w:author="zenrunner">
        <w:r>
          <w:rPr>
            <w:rStyle w:val="None"/>
            <w:sz w:val="24"/>
            <w:szCs w:val="24"/>
            <w:rtl w:val="0"/>
            <w:lang w:val="en-US"/>
          </w:rPr>
          <w:delText xml:space="preserve">named </w:delText>
        </w:r>
      </w:del>
      <w:r>
        <w:rPr>
          <w:rStyle w:val="None"/>
          <w:sz w:val="24"/>
          <w:szCs w:val="24"/>
          <w:rtl w:val="0"/>
          <w:lang w:val="en-US"/>
        </w:rPr>
        <w:t xml:space="preserve">UV </w:t>
      </w:r>
      <w:ins w:id="55" w:date="2020-05-29T11:45:27Z" w:author="zenrunner">
        <w:r>
          <w:rPr>
            <w:rStyle w:val="None"/>
            <w:sz w:val="24"/>
            <w:szCs w:val="24"/>
            <w:rtl w:val="0"/>
            <w:lang w:val="en-US"/>
          </w:rPr>
          <w:t>p</w:t>
        </w:r>
      </w:ins>
      <w:del w:id="56" w:date="2020-05-29T11:45:27Z" w:author="zenrunner">
        <w:r>
          <w:rPr>
            <w:rStyle w:val="None"/>
            <w:sz w:val="24"/>
            <w:szCs w:val="24"/>
            <w:rtl w:val="0"/>
            <w:lang w:val="en-US"/>
          </w:rPr>
          <w:delText>P</w:delText>
        </w:r>
      </w:del>
      <w:r>
        <w:rPr>
          <w:rStyle w:val="None"/>
          <w:sz w:val="24"/>
          <w:szCs w:val="24"/>
          <w:rtl w:val="0"/>
          <w:lang w:val="en-US"/>
        </w:rPr>
        <w:t xml:space="preserve">ermeable </w:t>
      </w:r>
      <w:ins w:id="57" w:date="2020-05-29T11:45:29Z" w:author="zenrunner">
        <w:r>
          <w:rPr>
            <w:rStyle w:val="None"/>
            <w:sz w:val="24"/>
            <w:szCs w:val="24"/>
            <w:rtl w:val="0"/>
            <w:lang w:val="en-US"/>
          </w:rPr>
          <w:t>s</w:t>
        </w:r>
      </w:ins>
      <w:del w:id="58" w:date="2020-05-29T11:45:28Z" w:author="zenrunner">
        <w:r>
          <w:rPr>
            <w:rStyle w:val="None"/>
            <w:sz w:val="24"/>
            <w:szCs w:val="24"/>
            <w:rtl w:val="0"/>
            <w:lang w:val="en-US"/>
          </w:rPr>
          <w:delText>S</w:delText>
        </w:r>
      </w:del>
      <w:r>
        <w:rPr>
          <w:rStyle w:val="None"/>
          <w:sz w:val="24"/>
          <w:szCs w:val="24"/>
          <w:rtl w:val="0"/>
          <w:lang w:val="en-US"/>
        </w:rPr>
        <w:t xml:space="preserve">hade </w:t>
      </w:r>
      <w:ins w:id="59" w:date="2020-05-29T11:45:31Z" w:author="zenrunner">
        <w:r>
          <w:rPr>
            <w:rStyle w:val="None"/>
            <w:sz w:val="24"/>
            <w:szCs w:val="24"/>
            <w:rtl w:val="0"/>
            <w:lang w:val="en-US"/>
          </w:rPr>
          <w:t>c</w:t>
        </w:r>
      </w:ins>
      <w:del w:id="60" w:date="2020-05-29T11:45:31Z" w:author="zenrunner">
        <w:r>
          <w:rPr>
            <w:rStyle w:val="None"/>
            <w:sz w:val="24"/>
            <w:szCs w:val="24"/>
            <w:rtl w:val="0"/>
            <w:lang w:val="en-US"/>
          </w:rPr>
          <w:delText>C</w:delText>
        </w:r>
      </w:del>
      <w:r>
        <w:rPr>
          <w:rStyle w:val="None"/>
          <w:sz w:val="24"/>
          <w:szCs w:val="24"/>
          <w:rtl w:val="0"/>
          <w:lang w:val="en-US"/>
        </w:rPr>
        <w:t xml:space="preserve">loth </w:t>
      </w:r>
      <w:del w:id="61" w:date="2020-05-29T11:45:35Z" w:author="zenrunner">
        <w:r>
          <w:rPr>
            <w:rStyle w:val="None"/>
            <w:sz w:val="24"/>
            <w:szCs w:val="24"/>
            <w:rtl w:val="0"/>
            <w:lang w:val="en-US"/>
          </w:rPr>
          <w:delText>Shelters (UPSS) were built usin</w:delText>
        </w:r>
      </w:del>
      <w:ins w:id="62" w:date="2020-05-29T11:45:35Z" w:author="zenrunner">
        <w:r>
          <w:rPr>
            <w:rStyle w:val="None"/>
            <w:sz w:val="24"/>
            <w:szCs w:val="24"/>
            <w:rtl w:val="0"/>
            <w:lang w:val="en-US"/>
          </w:rPr>
          <w:t>and</w:t>
        </w:r>
      </w:ins>
      <w:del w:id="63" w:date="2020-05-29T11:45:36Z" w:author="zenrunner">
        <w:r>
          <w:rPr>
            <w:rStyle w:val="None"/>
            <w:sz w:val="24"/>
            <w:szCs w:val="24"/>
            <w:rtl w:val="0"/>
            <w:lang w:val="en-US"/>
          </w:rPr>
          <w:delText>g</w:delText>
        </w:r>
      </w:del>
      <w:r>
        <w:rPr>
          <w:rStyle w:val="None"/>
          <w:sz w:val="24"/>
          <w:szCs w:val="24"/>
          <w:rtl w:val="0"/>
          <w:lang w:val="en-US"/>
        </w:rPr>
        <w:t xml:space="preserve"> PVC piping</w:t>
      </w:r>
      <w:ins w:id="64" w:date="2020-05-29T11:45:42Z" w:author="zenrunner">
        <w:r>
          <w:rPr>
            <w:rStyle w:val="None"/>
            <w:sz w:val="24"/>
            <w:szCs w:val="24"/>
            <w:rtl w:val="0"/>
            <w:lang w:val="en-US"/>
          </w:rPr>
          <w:t>.</w:t>
        </w:r>
      </w:ins>
      <w:r>
        <w:rPr>
          <w:rStyle w:val="None"/>
          <w:sz w:val="24"/>
          <w:szCs w:val="24"/>
          <w:rtl w:val="0"/>
          <w:lang w:val="en-US"/>
        </w:rPr>
        <w:t xml:space="preserve"> </w:t>
      </w:r>
      <w:ins w:id="65" w:date="2020-05-29T11:45:50Z" w:author="zenrunner">
        <w:r>
          <w:rPr>
            <w:rStyle w:val="None"/>
            <w:sz w:val="24"/>
            <w:szCs w:val="24"/>
            <w:rtl w:val="0"/>
            <w:lang w:val="en-US"/>
          </w:rPr>
          <w:t>Three</w:t>
        </w:r>
      </w:ins>
      <w:del w:id="66" w:date="2020-05-29T11:45:47Z" w:author="zenrunner">
        <w:r>
          <w:rPr>
            <w:rStyle w:val="None"/>
            <w:sz w:val="24"/>
            <w:szCs w:val="24"/>
            <w:rtl w:val="0"/>
            <w:lang w:val="en-US"/>
          </w:rPr>
          <w:delText>for the skeletal structure and shade cloths at 3</w:delText>
        </w:r>
      </w:del>
      <w:r>
        <w:rPr>
          <w:rStyle w:val="None"/>
          <w:sz w:val="24"/>
          <w:szCs w:val="24"/>
          <w:rtl w:val="0"/>
          <w:lang w:val="en-US"/>
        </w:rPr>
        <w:t xml:space="preserve"> light </w:t>
      </w:r>
      <w:del w:id="67" w:date="2020-05-29T11:45:56Z" w:author="zenrunner">
        <w:r>
          <w:rPr>
            <w:rStyle w:val="None"/>
            <w:sz w:val="24"/>
            <w:szCs w:val="24"/>
            <w:rtl w:val="0"/>
            <w:lang w:val="en-US"/>
          </w:rPr>
          <w:delText>blockage</w:delText>
        </w:r>
      </w:del>
      <w:ins w:id="68" w:date="2020-05-29T11:45:59Z" w:author="zenrunner">
        <w:r>
          <w:rPr>
            <w:rStyle w:val="None"/>
            <w:sz w:val="24"/>
            <w:szCs w:val="24"/>
            <w:rtl w:val="0"/>
            <w:lang w:val="en-US"/>
          </w:rPr>
          <w:t>permeabilities</w:t>
        </w:r>
      </w:ins>
      <w:r>
        <w:rPr>
          <w:rStyle w:val="None"/>
          <w:sz w:val="24"/>
          <w:szCs w:val="24"/>
          <w:rtl w:val="0"/>
          <w:lang w:val="en-US"/>
        </w:rPr>
        <w:t xml:space="preserve"> </w:t>
      </w:r>
      <w:ins w:id="69" w:date="2020-05-29T11:46:05Z" w:author="zenrunner">
        <w:r>
          <w:rPr>
            <w:rStyle w:val="None"/>
            <w:sz w:val="24"/>
            <w:szCs w:val="24"/>
            <w:rtl w:val="0"/>
            <w:lang w:val="en-US"/>
          </w:rPr>
          <w:t>i</w:t>
        </w:r>
      </w:ins>
      <w:del w:id="70" w:date="2020-05-29T11:46:04Z" w:author="zenrunner">
        <w:r>
          <w:rPr>
            <w:rStyle w:val="None"/>
            <w:sz w:val="24"/>
            <w:szCs w:val="24"/>
            <w:rtl w:val="0"/>
            <w:lang w:val="en-US"/>
          </w:rPr>
          <w:delText>intensities i</w:delText>
        </w:r>
      </w:del>
      <w:r>
        <w:rPr>
          <w:rStyle w:val="None"/>
          <w:sz w:val="24"/>
          <w:szCs w:val="24"/>
          <w:rtl w:val="0"/>
          <w:lang w:val="en-US"/>
        </w:rPr>
        <w:t>ncluding 15%, 50%, and 90%</w:t>
      </w:r>
      <w:ins w:id="71" w:date="2020-05-29T11:46:47Z" w:author="zenrunner">
        <w:r>
          <w:rPr>
            <w:rStyle w:val="None"/>
            <w:sz w:val="24"/>
            <w:szCs w:val="24"/>
            <w:rtl w:val="0"/>
            <w:lang w:val="en-US"/>
          </w:rPr>
          <w:t xml:space="preserve"> were tested by measuring soil and air t</w:t>
        </w:r>
      </w:ins>
      <w:del w:id="72" w:date="2020-05-29T11:46:25Z" w:author="zenrunner">
        <w:r>
          <w:rPr>
            <w:rStyle w:val="None"/>
            <w:sz w:val="24"/>
            <w:szCs w:val="24"/>
            <w:rtl w:val="0"/>
            <w:lang w:val="en-US"/>
          </w:rPr>
          <w:delText>. Furthermore, we paired t</w:delText>
        </w:r>
      </w:del>
      <w:r>
        <w:rPr>
          <w:rStyle w:val="None"/>
          <w:sz w:val="24"/>
          <w:szCs w:val="24"/>
          <w:rtl w:val="0"/>
          <w:lang w:val="en-US"/>
        </w:rPr>
        <w:t xml:space="preserve">emperature </w:t>
      </w:r>
      <w:del w:id="73" w:date="2020-05-29T11:47:00Z" w:author="zenrunner">
        <w:r>
          <w:rPr>
            <w:rStyle w:val="None"/>
            <w:sz w:val="24"/>
            <w:szCs w:val="24"/>
            <w:rtl w:val="0"/>
            <w:lang w:val="en-US"/>
          </w:rPr>
          <w:delText>and</w:delText>
        </w:r>
      </w:del>
      <w:ins w:id="74" w:date="2020-05-29T11:47:00Z" w:author="zenrunner">
        <w:r>
          <w:rPr>
            <w:rStyle w:val="None"/>
            <w:sz w:val="24"/>
            <w:szCs w:val="24"/>
            <w:rtl w:val="0"/>
            <w:lang w:val="en-US"/>
          </w:rPr>
          <w:t>with</w:t>
        </w:r>
      </w:ins>
      <w:r>
        <w:rPr>
          <w:rStyle w:val="None"/>
          <w:sz w:val="24"/>
          <w:szCs w:val="24"/>
          <w:rtl w:val="0"/>
          <w:lang w:val="en-US"/>
        </w:rPr>
        <w:t xml:space="preserve"> light </w:t>
      </w:r>
      <w:ins w:id="75" w:date="2020-05-29T11:48:03Z" w:author="zenrunner">
        <w:r>
          <w:rPr>
            <w:rStyle w:val="None"/>
            <w:sz w:val="24"/>
            <w:szCs w:val="24"/>
            <w:rtl w:val="0"/>
            <w:lang w:val="en-US"/>
          </w:rPr>
          <w:t xml:space="preserve">relative to paired open, non-canopied sites. Shrubs were also instrumented to explore these capacities to mimic their micro-environmental effects locally. </w:t>
        </w:r>
      </w:ins>
      <w:del w:id="76" w:date="2020-05-29T11:47:11Z" w:author="zenrunner">
        <w:r>
          <w:rPr>
            <w:rStyle w:val="None"/>
            <w:sz w:val="24"/>
            <w:szCs w:val="24"/>
            <w:rtl w:val="0"/>
            <w:lang w:val="en-US"/>
          </w:rPr>
          <w:delText xml:space="preserve">sensor loggers to each open-shelter microsite to test the efficiency of the shelters at cooling and shading during the different time blocks of the day. </w:delText>
        </w:r>
      </w:del>
      <w:r>
        <w:rPr>
          <w:rStyle w:val="None"/>
          <w:sz w:val="24"/>
          <w:szCs w:val="24"/>
          <w:rtl w:val="0"/>
          <w:lang w:val="en-US"/>
        </w:rPr>
        <w:t xml:space="preserve">Shelters offered more stable temperatures and </w:t>
      </w:r>
      <w:del w:id="77" w:date="2020-05-29T11:48:21Z" w:author="zenrunner">
        <w:r>
          <w:rPr>
            <w:rStyle w:val="None"/>
            <w:sz w:val="24"/>
            <w:szCs w:val="24"/>
            <w:rtl w:val="0"/>
            <w:lang w:val="en-US"/>
          </w:rPr>
          <w:delText xml:space="preserve">more consistent blockage from </w:delText>
        </w:r>
      </w:del>
      <w:ins w:id="78" w:date="2020-05-29T11:48:23Z" w:author="zenrunner">
        <w:r>
          <w:rPr>
            <w:rStyle w:val="None"/>
            <w:sz w:val="24"/>
            <w:szCs w:val="24"/>
            <w:rtl w:val="0"/>
            <w:lang w:val="en-US"/>
          </w:rPr>
          <w:t xml:space="preserve">reductions in light </w:t>
        </w:r>
      </w:ins>
      <w:del w:id="79" w:date="2020-05-29T11:48:26Z" w:author="zenrunner">
        <w:r>
          <w:rPr>
            <w:rStyle w:val="None"/>
            <w:sz w:val="24"/>
            <w:szCs w:val="24"/>
            <w:rtl w:val="0"/>
            <w:lang w:val="en-US"/>
          </w:rPr>
          <w:delText>sunlight compared</w:delText>
        </w:r>
      </w:del>
      <w:ins w:id="80" w:date="2020-05-29T11:48:35Z" w:author="zenrunner">
        <w:r>
          <w:rPr>
            <w:rStyle w:val="None"/>
            <w:sz w:val="24"/>
            <w:szCs w:val="24"/>
            <w:rtl w:val="0"/>
            <w:lang w:val="en-US"/>
          </w:rPr>
          <w:t>compared</w:t>
        </w:r>
      </w:ins>
      <w:r>
        <w:rPr>
          <w:rStyle w:val="None"/>
          <w:sz w:val="24"/>
          <w:szCs w:val="24"/>
          <w:rtl w:val="0"/>
          <w:lang w:val="en-US"/>
        </w:rPr>
        <w:t xml:space="preserve"> to the open</w:t>
      </w:r>
      <w:del w:id="81" w:date="2020-05-29T11:48:41Z" w:author="zenrunner">
        <w:r>
          <w:rPr>
            <w:rStyle w:val="None"/>
            <w:sz w:val="24"/>
            <w:szCs w:val="24"/>
            <w:rtl w:val="0"/>
            <w:lang w:val="en-US"/>
          </w:rPr>
          <w:delText>, and in general functioned similarly to natural vegetation</w:delText>
        </w:r>
      </w:del>
      <w:ins w:id="82" w:date="2020-05-29T11:48:52Z" w:author="zenrunner">
        <w:r>
          <w:rPr>
            <w:rStyle w:val="None"/>
            <w:sz w:val="24"/>
            <w:szCs w:val="24"/>
            <w:rtl w:val="0"/>
            <w:lang w:val="en-US"/>
          </w:rPr>
          <w:t xml:space="preserve"> and were not significantly different from established shrubs nearby</w:t>
        </w:r>
      </w:ins>
      <w:r>
        <w:rPr>
          <w:rStyle w:val="None"/>
          <w:sz w:val="24"/>
          <w:szCs w:val="24"/>
          <w:rtl w:val="0"/>
          <w:lang w:val="en-US"/>
        </w:rPr>
        <w:t xml:space="preserve">. </w:t>
      </w:r>
      <w:ins w:id="83" w:date="2020-05-29T11:52:12Z" w:author="zenrunner">
        <w:r>
          <w:rPr>
            <w:rStyle w:val="None"/>
            <w:sz w:val="24"/>
            <w:szCs w:val="24"/>
            <w:rtl w:val="0"/>
            <w:lang w:val="en-US"/>
          </w:rPr>
          <w:t>This suggests that this simple intervention can provide refuge for animals and other plants that potentially approximates established and difficult to establish slow-growing shrub species within this California Desert ecosystem.</w:t>
        </w:r>
      </w:ins>
    </w:p>
    <w:p>
      <w:pPr>
        <w:pStyle w:val="Body A"/>
        <w:spacing w:after="0" w:line="480" w:lineRule="auto"/>
        <w:ind w:firstLine="720"/>
        <w:jc w:val="both"/>
        <w:rPr>
          <w:ins w:id="84" w:date="2020-05-29T11:52:12Z" w:author="zenrunner"/>
          <w:rStyle w:val="None"/>
          <w:sz w:val="24"/>
          <w:szCs w:val="24"/>
          <w:lang w:val="en-US"/>
        </w:rPr>
      </w:pPr>
    </w:p>
    <w:p>
      <w:pPr>
        <w:pStyle w:val="Body A"/>
        <w:spacing w:after="0" w:line="480" w:lineRule="auto"/>
        <w:ind w:firstLine="720"/>
        <w:jc w:val="both"/>
        <w:rPr>
          <w:ins w:id="85" w:date="2020-05-29T11:52:12Z" w:author="zenrunner"/>
          <w:rStyle w:val="None"/>
          <w:b w:val="1"/>
          <w:bCs w:val="1"/>
          <w:sz w:val="24"/>
          <w:szCs w:val="24"/>
          <w:lang w:val="en-US"/>
        </w:rPr>
      </w:pPr>
      <w:ins w:id="86" w:date="2020-05-29T11:52:12Z" w:author="zenrunner">
        <w:r>
          <w:rPr>
            <w:rStyle w:val="None"/>
            <w:sz w:val="24"/>
            <w:szCs w:val="24"/>
            <w:rtl w:val="0"/>
            <w:lang w:val="en-US"/>
          </w:rPr>
          <w:t xml:space="preserve">NEEDS one more edit but much better!! Need to have KEY findings pop, do not need to report all results, ie I cut some minor ones, and I think we are good to here, just edit again for flow. depending on journal rules, </w:t>
        </w:r>
      </w:ins>
      <w:ins w:id="87" w:date="2020-05-29T11:52:12Z" w:author="zenrunner">
        <w:r>
          <w:rPr>
            <w:rStyle w:val="None"/>
            <w:sz w:val="24"/>
            <w:szCs w:val="24"/>
            <w:rtl w:val="0"/>
            <w:lang w:val="en-US"/>
          </w:rPr>
          <w:t>‘</w:t>
        </w:r>
      </w:ins>
      <w:ins w:id="88" w:date="2020-05-29T11:52:12Z" w:author="zenrunner">
        <w:r>
          <w:rPr>
            <w:rStyle w:val="None"/>
            <w:sz w:val="24"/>
            <w:szCs w:val="24"/>
            <w:rtl w:val="0"/>
            <w:lang w:val="en-US"/>
          </w:rPr>
          <w:t>could</w:t>
        </w:r>
      </w:ins>
      <w:ins w:id="89" w:date="2020-05-29T11:52:12Z" w:author="zenrunner">
        <w:r>
          <w:rPr>
            <w:rStyle w:val="None"/>
            <w:sz w:val="24"/>
            <w:szCs w:val="24"/>
            <w:rtl w:val="0"/>
            <w:lang w:val="en-US"/>
          </w:rPr>
          <w:t xml:space="preserve">’ </w:t>
        </w:r>
      </w:ins>
      <w:ins w:id="90" w:date="2020-05-29T11:52:12Z" w:author="zenrunner">
        <w:r>
          <w:rPr>
            <w:rStyle w:val="None"/>
            <w:sz w:val="24"/>
            <w:szCs w:val="24"/>
            <w:rtl w:val="0"/>
            <w:lang w:val="en-US"/>
          </w:rPr>
          <w:t xml:space="preserve">add one more sentence even more clearly stating </w:t>
        </w:r>
      </w:ins>
      <w:ins w:id="91" w:date="2020-05-29T11:52:12Z" w:author="zenrunner">
        <w:r>
          <w:rPr>
            <w:rStyle w:val="None"/>
            <w:b w:val="1"/>
            <w:bCs w:val="1"/>
            <w:sz w:val="24"/>
            <w:szCs w:val="24"/>
            <w:rtl w:val="0"/>
            <w:lang w:val="en-US"/>
          </w:rPr>
          <w:t>hypothesis - ie that canopy effects of shrubs can be simulated using artificial canopies in deserts.</w:t>
        </w:r>
      </w:ins>
    </w:p>
    <w:p>
      <w:pPr>
        <w:pStyle w:val="Body A"/>
        <w:spacing w:after="0" w:line="480" w:lineRule="auto"/>
        <w:ind w:firstLine="720"/>
        <w:jc w:val="both"/>
        <w:rPr>
          <w:ins w:id="92" w:date="2020-05-29T11:52:12Z" w:author="zenrunner"/>
          <w:rStyle w:val="None"/>
          <w:b w:val="1"/>
          <w:bCs w:val="1"/>
          <w:sz w:val="24"/>
          <w:szCs w:val="24"/>
          <w:lang w:val="en-US"/>
        </w:rPr>
      </w:pPr>
    </w:p>
    <w:p>
      <w:pPr>
        <w:pStyle w:val="Body A"/>
        <w:spacing w:after="0" w:line="480" w:lineRule="auto"/>
        <w:ind w:firstLine="720"/>
        <w:jc w:val="both"/>
        <w:rPr>
          <w:del w:id="93" w:date="2020-05-29T11:50:20Z" w:author="zenrunner"/>
          <w:rStyle w:val="None"/>
          <w:sz w:val="24"/>
          <w:szCs w:val="24"/>
        </w:rPr>
      </w:pPr>
      <w:del w:id="94" w:date="2020-05-29T11:50:20Z" w:author="zenrunner">
        <w:r>
          <w:rPr>
            <w:rStyle w:val="None"/>
            <w:sz w:val="24"/>
            <w:szCs w:val="24"/>
            <w:rtl w:val="0"/>
            <w:lang w:val="en-US"/>
          </w:rPr>
          <w:delText xml:space="preserve">Given both parameters studied, triangular shelters at 90% overall functioned best at reducing the incoming light and lowering temperature. Although similar to the vegetation, shelters were different from </w:delText>
        </w:r>
      </w:del>
      <w:del w:id="95" w:date="2020-05-29T11:50:20Z" w:author="zenrunner">
        <w:r>
          <w:rPr>
            <w:rStyle w:val="None"/>
            <w:outline w:val="0"/>
            <w:color w:val="222222"/>
            <w:sz w:val="24"/>
            <w:szCs w:val="24"/>
            <w:u w:color="222222"/>
            <w:shd w:val="clear" w:color="auto" w:fill="ffffff"/>
            <w:rtl w:val="0"/>
            <w:lang w:val="en-US"/>
            <w14:textFill>
              <w14:solidFill>
                <w14:srgbClr w14:val="222222"/>
              </w14:solidFill>
            </w14:textFill>
          </w:rPr>
          <w:delText>coarser-scale climate estimate from a nearby weather station.</w:delText>
        </w:r>
      </w:del>
      <w:del w:id="96" w:date="2020-05-29T11:50:20Z" w:author="zenrunner">
        <w:r>
          <w:rPr>
            <w:rStyle w:val="None"/>
            <w:sz w:val="24"/>
            <w:szCs w:val="24"/>
            <w:rtl w:val="0"/>
            <w:lang w:val="en-US"/>
          </w:rPr>
          <w:delText xml:space="preserve"> The use of these shelters can be incorporated into conservation practices in order to mitigate the impacts of anthropogenic disturbance. </w:delText>
        </w:r>
      </w:del>
    </w:p>
    <w:p>
      <w:pPr>
        <w:pStyle w:val="Body A"/>
        <w:spacing w:after="0" w:line="480" w:lineRule="auto"/>
        <w:ind w:firstLine="720"/>
        <w:jc w:val="both"/>
        <w:rPr>
          <w:rStyle w:val="None"/>
          <w:b w:val="1"/>
          <w:bCs w:val="1"/>
          <w:sz w:val="24"/>
          <w:szCs w:val="24"/>
        </w:rPr>
      </w:pPr>
      <w:r>
        <w:rPr>
          <w:rStyle w:val="None"/>
          <w:b w:val="1"/>
          <w:bCs w:val="1"/>
          <w:sz w:val="24"/>
          <w:szCs w:val="24"/>
          <w:rtl w:val="0"/>
          <w:lang w:val="en-US"/>
        </w:rPr>
        <w:t>Keywords:</w:t>
      </w:r>
      <w:r>
        <w:rPr>
          <w:rStyle w:val="None"/>
          <w:sz w:val="24"/>
          <w:szCs w:val="24"/>
          <w:rtl w:val="0"/>
          <w:lang w:val="en-US"/>
        </w:rPr>
        <w:t xml:space="preserve"> climate change, micro-climate, animals, temperature, light, shelter, conservation, restoration.</w:t>
      </w:r>
    </w:p>
    <w:p>
      <w:pPr>
        <w:pStyle w:val="Body"/>
        <w:spacing w:after="0" w:line="480" w:lineRule="auto"/>
      </w:pPr>
      <w:ins w:id="97" w:date="2020-05-29T11:50:33Z" w:author="zenrunner">
        <w:r>
          <w:rPr>
            <w:rStyle w:val="None"/>
            <w:rFonts w:ascii="Arial Unicode MS" w:cs="Arial Unicode MS" w:hAnsi="Arial Unicode MS" w:eastAsia="Arial Unicode MS"/>
            <w:b w:val="0"/>
            <w:bCs w:val="0"/>
            <w:i w:val="0"/>
            <w:iCs w:val="0"/>
            <w:sz w:val="24"/>
            <w:szCs w:val="24"/>
          </w:rPr>
          <w:br w:type="page"/>
        </w:r>
      </w:ins>
    </w:p>
    <w:p>
      <w:pPr>
        <w:pStyle w:val="Body"/>
        <w:spacing w:after="0" w:line="480" w:lineRule="auto"/>
        <w:rPr>
          <w:rStyle w:val="None"/>
          <w:b w:val="1"/>
          <w:bCs w:val="1"/>
          <w:sz w:val="24"/>
          <w:szCs w:val="24"/>
        </w:rPr>
      </w:pPr>
      <w:r>
        <w:rPr>
          <w:rStyle w:val="None"/>
          <w:b w:val="1"/>
          <w:bCs w:val="1"/>
          <w:sz w:val="24"/>
          <w:szCs w:val="24"/>
          <w:rtl w:val="0"/>
          <w:lang w:val="fr-FR"/>
        </w:rPr>
        <w:t>Introduction</w:t>
      </w:r>
    </w:p>
    <w:p>
      <w:pPr>
        <w:pStyle w:val="Body"/>
        <w:spacing w:after="0" w:line="480" w:lineRule="auto"/>
        <w:ind w:firstLine="720"/>
        <w:jc w:val="both"/>
        <w:rPr>
          <w:rStyle w:val="None"/>
          <w:sz w:val="24"/>
          <w:szCs w:val="24"/>
        </w:rPr>
      </w:pPr>
      <w:ins w:id="98" w:date="2020-06-01T11:18:36Z" w:author="zenrunner">
        <w:r>
          <w:rPr>
            <w:rStyle w:val="None"/>
            <w:b w:val="1"/>
            <w:bCs w:val="1"/>
            <w:sz w:val="24"/>
            <w:szCs w:val="24"/>
            <w:rtl w:val="0"/>
            <w:lang w:val="en-US"/>
          </w:rPr>
          <w:t xml:space="preserve">Topic sentence first to set picture without citations - Climate change in arid and semi-arid regions is a critical issue globally. </w:t>
        </w:r>
      </w:ins>
      <w:del w:id="99" w:date="2020-06-01T11:18:40Z" w:author="zenrunner">
        <w:r>
          <w:rPr>
            <w:rStyle w:val="None"/>
            <w:sz w:val="24"/>
            <w:szCs w:val="24"/>
            <w:rtl w:val="0"/>
            <w:lang w:val="en-US"/>
          </w:rPr>
          <w:delText>As the</w:delText>
        </w:r>
      </w:del>
      <w:ins w:id="100" w:date="2020-06-01T11:18:40Z" w:author="zenrunner">
        <w:r>
          <w:rPr>
            <w:rStyle w:val="None"/>
            <w:sz w:val="24"/>
            <w:szCs w:val="24"/>
            <w:rtl w:val="0"/>
            <w:lang w:val="en-US"/>
          </w:rPr>
          <w:t>The</w:t>
        </w:r>
      </w:ins>
      <w:r>
        <w:rPr>
          <w:rStyle w:val="None"/>
          <w:sz w:val="24"/>
          <w:szCs w:val="24"/>
          <w:rtl w:val="0"/>
          <w:lang w:val="en-US"/>
        </w:rPr>
        <w:t xml:space="preserve"> rate of anthropogenic climate change </w:t>
      </w:r>
      <w:ins w:id="101" w:date="2020-06-01T11:19:01Z" w:author="zenrunner">
        <w:r>
          <w:rPr>
            <w:rStyle w:val="None"/>
            <w:sz w:val="24"/>
            <w:szCs w:val="24"/>
            <w:rtl w:val="0"/>
            <w:lang w:val="en-US"/>
          </w:rPr>
          <w:t xml:space="preserve">is rapidly </w:t>
        </w:r>
      </w:ins>
      <w:r>
        <w:rPr>
          <w:rStyle w:val="None"/>
          <w:sz w:val="24"/>
          <w:szCs w:val="24"/>
          <w:rtl w:val="0"/>
          <w:lang w:val="en-US"/>
        </w:rPr>
        <w:t>increas</w:t>
      </w:r>
      <w:ins w:id="102" w:date="2020-06-01T11:19:54Z" w:author="zenrunner">
        <w:r>
          <w:rPr>
            <w:rStyle w:val="None"/>
            <w:sz w:val="24"/>
            <w:szCs w:val="24"/>
            <w:rtl w:val="0"/>
            <w:lang w:val="en-US"/>
          </w:rPr>
          <w:t xml:space="preserve">ing in deserts and semi-arid grasslands (Citations). These changes in turn precipitate </w:t>
        </w:r>
      </w:ins>
      <w:del w:id="103" w:date="2020-06-01T11:19:42Z" w:author="zenrunner">
        <w:r>
          <w:rPr>
            <w:rStyle w:val="None"/>
            <w:sz w:val="24"/>
            <w:szCs w:val="24"/>
            <w:rtl w:val="0"/>
            <w:lang w:val="en-US"/>
          </w:rPr>
          <w:delText xml:space="preserve">es, many arid and semi-arid regions in Western United States face </w:delText>
        </w:r>
      </w:del>
      <w:r>
        <w:rPr>
          <w:rStyle w:val="None"/>
          <w:sz w:val="24"/>
          <w:szCs w:val="24"/>
          <w:rtl w:val="0"/>
          <w:lang w:val="en-US"/>
        </w:rPr>
        <w:t xml:space="preserve">extensive ecological shifts </w:t>
      </w:r>
      <w:ins w:id="104" w:date="2020-06-01T11:21:30Z" w:author="zenrunner">
        <w:r>
          <w:rPr>
            <w:rStyle w:val="None"/>
            <w:sz w:val="24"/>
            <w:szCs w:val="24"/>
            <w:rtl w:val="0"/>
            <w:lang w:val="en-US"/>
          </w:rPr>
          <w:t>including</w:t>
        </w:r>
      </w:ins>
      <w:ins w:id="105" w:date="2020-06-01T11:21:30Z" w:author="zenrunner">
        <w:r>
          <w:rPr>
            <w:rStyle w:val="None"/>
            <w:sz w:val="24"/>
            <w:szCs w:val="24"/>
            <w:rtl w:val="0"/>
            <w:lang w:val="en-US"/>
          </w:rPr>
          <w:t>…</w:t>
        </w:r>
      </w:ins>
      <w:ins w:id="106" w:date="2020-06-01T11:21:30Z" w:author="zenrunner">
        <w:r>
          <w:rPr>
            <w:rStyle w:val="None"/>
            <w:sz w:val="24"/>
            <w:szCs w:val="24"/>
            <w:rtl w:val="0"/>
            <w:lang w:val="en-US"/>
          </w:rPr>
          <w:t xml:space="preserve">. species loss (citations), range shifts (citations), change in interactions (citations), increased invasion by exotic plants (citations), and additional stress on resident species in these harsh environments (cites). </w:t>
        </w:r>
      </w:ins>
      <w:del w:id="107" w:date="2020-06-01T11:20:01Z" w:author="zenrunner">
        <w:r>
          <w:rPr>
            <w:rStyle w:val="None"/>
            <w:sz w:val="24"/>
            <w:szCs w:val="24"/>
            <w:rtl w:val="0"/>
            <w:lang w:val="en-US"/>
          </w:rPr>
          <w:delText xml:space="preserve">as a consequence </w:delText>
        </w:r>
      </w:del>
      <w:r>
        <w:rPr>
          <w:rStyle w:val="None"/>
          <w:sz w:val="24"/>
          <w:szCs w:val="24"/>
          <w:rtl w:val="0"/>
          <w:lang w:val="de-DE"/>
        </w:rPr>
        <w:t>(Abatzoglou and Kolden 2011)</w:t>
      </w:r>
      <w:r>
        <w:rPr>
          <w:rStyle w:val="None"/>
          <w:sz w:val="24"/>
          <w:szCs w:val="24"/>
          <w:rtl w:val="0"/>
        </w:rPr>
        <w:t xml:space="preserve">. </w:t>
      </w:r>
      <w:del w:id="108" w:date="2020-06-01T11:21:37Z" w:author="zenrunner">
        <w:r>
          <w:rPr>
            <w:rStyle w:val="None"/>
            <w:sz w:val="24"/>
            <w:szCs w:val="24"/>
            <w:rtl w:val="0"/>
            <w:lang w:val="en-US"/>
          </w:rPr>
          <w:delText xml:space="preserve">At the current rate, approximately 18% of all species worldwide are expected to become extinct </w:delText>
        </w:r>
      </w:del>
      <w:del w:id="109" w:date="2020-06-01T11:21:37Z" w:author="zenrunner">
        <w:r>
          <w:rPr>
            <w:rStyle w:val="None"/>
            <w:sz w:val="24"/>
            <w:szCs w:val="24"/>
            <w:rtl w:val="0"/>
          </w:rPr>
          <w:delText>(Urban 2015)</w:delText>
        </w:r>
      </w:del>
      <w:del w:id="110" w:date="2020-06-01T11:21:37Z" w:author="zenrunner">
        <w:r>
          <w:rPr>
            <w:rStyle w:val="None"/>
            <w:sz w:val="24"/>
            <w:szCs w:val="24"/>
            <w:rtl w:val="0"/>
          </w:rPr>
          <w:delText xml:space="preserve">. </w:delText>
        </w:r>
      </w:del>
      <w:r>
        <w:rPr>
          <w:rStyle w:val="None"/>
          <w:sz w:val="24"/>
          <w:szCs w:val="24"/>
          <w:rtl w:val="0"/>
          <w:lang w:val="en-US"/>
        </w:rPr>
        <w:t xml:space="preserve">Factors such as land-use changes including agriculture in drylands </w:t>
      </w:r>
      <w:r>
        <w:rPr>
          <w:rStyle w:val="None"/>
          <w:sz w:val="24"/>
          <w:szCs w:val="24"/>
          <w:rtl w:val="0"/>
          <w:lang w:val="it-IT"/>
        </w:rPr>
        <w:t>(Germano et al. 2011; Eliason and Allen 1997)</w:t>
      </w:r>
      <w:r>
        <w:rPr>
          <w:rStyle w:val="None"/>
          <w:sz w:val="24"/>
          <w:szCs w:val="24"/>
          <w:rtl w:val="0"/>
          <w:lang w:val="en-US"/>
        </w:rPr>
        <w:t xml:space="preserve"> can further decrease biodiversity by reducing the available terrestrial habitat for plants and animals </w:t>
      </w:r>
      <w:r>
        <w:rPr>
          <w:rStyle w:val="None"/>
          <w:sz w:val="24"/>
          <w:szCs w:val="24"/>
          <w:rtl w:val="0"/>
        </w:rPr>
        <w:t>(Nopper et al. 2018; Irwin et al. 2010; Elmqvist 2013)</w:t>
      </w:r>
      <w:r>
        <w:rPr>
          <w:rStyle w:val="None"/>
          <w:sz w:val="24"/>
          <w:szCs w:val="24"/>
          <w:rtl w:val="0"/>
          <w:lang w:val="en-US"/>
        </w:rPr>
        <w:t xml:space="preserve">. In deserts, animals will not only experience large scale changes such as drought, but also small scale changes such as relatively more extreme fluctuations abiotic factors such as temperature </w:t>
      </w:r>
      <w:r>
        <w:rPr>
          <w:rStyle w:val="None"/>
          <w:sz w:val="24"/>
          <w:szCs w:val="24"/>
          <w:rtl w:val="0"/>
          <w:lang w:val="en-US"/>
        </w:rPr>
        <w:t xml:space="preserve">(Pugnaire and Luque 2001). This evidence suggests that not only do gross, large-scale changes in climate exert pressure on communities and sensitive species in drylands, but fine-scale changes can fluctuations can potentially further exacerbate loss. </w:t>
      </w:r>
      <w:ins w:id="111" w:date="2020-06-01T11:22:47Z" w:author="zenrunner">
        <w:r>
          <w:rPr>
            <w:rStyle w:val="None"/>
            <w:sz w:val="24"/>
            <w:szCs w:val="24"/>
            <w:rtl w:val="0"/>
            <w:lang w:val="en-US"/>
          </w:rPr>
          <w:t>Consequently, the importance of refuges, shelters, or other attributes in the landscape the plants and animals use to mediate climate effects are likely increasingly important.</w:t>
        </w:r>
      </w:ins>
    </w:p>
    <w:p>
      <w:pPr>
        <w:pStyle w:val="Body"/>
        <w:spacing w:after="0" w:line="480" w:lineRule="auto"/>
        <w:ind w:firstLine="720"/>
        <w:jc w:val="both"/>
        <w:rPr>
          <w:ins w:id="112" w:date="2020-06-01T11:31:48Z" w:author="zenrunner"/>
          <w:rStyle w:val="None"/>
          <w:sz w:val="24"/>
          <w:szCs w:val="24"/>
        </w:rPr>
      </w:pPr>
      <w:del w:id="113" w:date="2020-06-01T11:22:54Z" w:author="zenrunner">
        <w:r>
          <w:rPr>
            <w:rStyle w:val="None"/>
            <w:sz w:val="24"/>
            <w:szCs w:val="24"/>
            <w:rtl w:val="0"/>
            <w:lang w:val="en-US"/>
          </w:rPr>
          <w:delText>The type of v</w:delText>
        </w:r>
      </w:del>
      <w:ins w:id="114" w:date="2020-06-01T11:22:54Z" w:author="zenrunner">
        <w:r>
          <w:rPr>
            <w:rStyle w:val="None"/>
            <w:sz w:val="24"/>
            <w:szCs w:val="24"/>
            <w:rtl w:val="0"/>
            <w:lang w:val="en-US"/>
          </w:rPr>
          <w:t>V</w:t>
        </w:r>
      </w:ins>
      <w:r>
        <w:rPr>
          <w:rStyle w:val="None"/>
          <w:sz w:val="24"/>
          <w:szCs w:val="24"/>
          <w:rtl w:val="0"/>
          <w:lang w:val="en-US"/>
        </w:rPr>
        <w:t xml:space="preserve">egetation </w:t>
      </w:r>
      <w:ins w:id="115" w:date="2020-06-01T11:23:12Z" w:author="zenrunner">
        <w:r>
          <w:rPr>
            <w:rStyle w:val="None"/>
            <w:sz w:val="24"/>
            <w:szCs w:val="24"/>
            <w:rtl w:val="0"/>
            <w:lang w:val="en-US"/>
          </w:rPr>
          <w:t xml:space="preserve">is key aspect of most landscapes in drylands.  </w:t>
        </w:r>
      </w:ins>
      <w:del w:id="116" w:date="2020-06-01T11:23:20Z" w:author="zenrunner">
        <w:r>
          <w:rPr>
            <w:rStyle w:val="None"/>
            <w:sz w:val="24"/>
            <w:szCs w:val="24"/>
            <w:rtl w:val="0"/>
            <w:lang w:val="en-US"/>
          </w:rPr>
          <w:delText>that</w:delText>
        </w:r>
      </w:del>
      <w:ins w:id="117" w:date="2020-06-01T11:23:20Z" w:author="zenrunner">
        <w:r>
          <w:rPr>
            <w:rStyle w:val="None"/>
            <w:sz w:val="24"/>
            <w:szCs w:val="24"/>
            <w:rtl w:val="0"/>
            <w:lang w:val="en-US"/>
          </w:rPr>
          <w:t>It</w:t>
        </w:r>
      </w:ins>
      <w:r>
        <w:rPr>
          <w:rStyle w:val="None"/>
          <w:sz w:val="24"/>
          <w:szCs w:val="24"/>
          <w:rtl w:val="0"/>
          <w:lang w:val="en-US"/>
        </w:rPr>
        <w:t xml:space="preserve"> covers a terrestrial habitat is an important characteristic that can influence: foraging site selection (Thiele, Jeltsch, and Blaum 2008), reproduction (Thyen and Exo 2005), predator-prey interaction (Barbosa and Castellanos 2005), and thermoregulation (Parmenter and MacMahon 1983)</w:t>
      </w:r>
      <w:ins w:id="118" w:date="2020-06-01T11:31:28Z" w:author="zenrunner">
        <w:r>
          <w:rPr>
            <w:rStyle w:val="None"/>
            <w:sz w:val="24"/>
            <w:szCs w:val="24"/>
            <w:rtl w:val="0"/>
            <w:lang w:val="en-US"/>
          </w:rPr>
          <w:t xml:space="preserve"> CLUNKY revise - clearly state three ways that vegetation is important - mechanistically - cover, soil retention, water dynamics? refuges for plants and animals.  and then end with typically in drylands, shrubs are the dominant vegetation (citations), and thus shrubs are a useful set of target species to use in examining climate change impacts and strategies used by associated plants and animals to adapt to climate (citations)</w:t>
        </w:r>
      </w:ins>
      <w:r>
        <w:rPr>
          <w:rStyle w:val="None"/>
          <w:sz w:val="24"/>
          <w:szCs w:val="24"/>
          <w:rtl w:val="0"/>
        </w:rPr>
        <w:t xml:space="preserve">. </w:t>
      </w:r>
      <w:ins w:id="119" w:date="2020-06-01T11:31:48Z" w:author="zenrunner">
        <w:r>
          <w:rPr>
            <w:rStyle w:val="None"/>
            <w:sz w:val="24"/>
            <w:szCs w:val="24"/>
            <w:rtl w:val="0"/>
            <w:lang w:val="en-US"/>
          </w:rPr>
          <w:t>etc - set up flow</w:t>
        </w:r>
      </w:ins>
      <w:ins w:id="120" w:date="2020-06-01T11:31:48Z" w:author="zenrunner">
        <w:r>
          <w:rPr>
            <w:rStyle w:val="None"/>
            <w:sz w:val="24"/>
            <w:szCs w:val="24"/>
            <w:rtl w:val="0"/>
            <w:lang w:val="en-US"/>
          </w:rPr>
          <w:t>…</w:t>
        </w:r>
      </w:ins>
      <w:ins w:id="121" w:date="2020-06-01T11:31:48Z" w:author="zenrunner">
        <w:r>
          <w:rPr>
            <w:rStyle w:val="None"/>
            <w:sz w:val="24"/>
            <w:szCs w:val="24"/>
            <w:rtl w:val="0"/>
            <w:lang w:val="en-US"/>
          </w:rPr>
          <w:t>.</w:t>
        </w:r>
      </w:ins>
    </w:p>
    <w:p>
      <w:pPr>
        <w:pStyle w:val="Body"/>
        <w:spacing w:after="0" w:line="480" w:lineRule="auto"/>
        <w:ind w:firstLine="720"/>
        <w:jc w:val="both"/>
        <w:rPr>
          <w:ins w:id="122" w:date="2020-06-01T11:31:48Z" w:author="zenrunner"/>
          <w:rStyle w:val="None"/>
          <w:sz w:val="24"/>
          <w:szCs w:val="24"/>
        </w:rPr>
      </w:pPr>
    </w:p>
    <w:p>
      <w:pPr>
        <w:pStyle w:val="Body"/>
        <w:spacing w:after="0" w:line="480" w:lineRule="auto"/>
        <w:ind w:firstLine="720"/>
        <w:jc w:val="both"/>
        <w:rPr>
          <w:rStyle w:val="None"/>
          <w:sz w:val="24"/>
          <w:szCs w:val="24"/>
        </w:rPr>
      </w:pPr>
      <w:r>
        <w:rPr>
          <w:rStyle w:val="None"/>
          <w:sz w:val="24"/>
          <w:szCs w:val="24"/>
          <w:rtl w:val="0"/>
          <w:lang w:val="en-US"/>
        </w:rPr>
        <w:t xml:space="preserve">The state of California is home to many diverse landscapes, many which are dominated by a relatively high diversity of shrubs (Stuart and Sawyer 2001).  Species such as </w:t>
      </w:r>
      <w:r>
        <w:rPr>
          <w:rStyle w:val="None"/>
          <w:i w:val="1"/>
          <w:iCs w:val="1"/>
          <w:sz w:val="24"/>
          <w:szCs w:val="24"/>
          <w:rtl w:val="0"/>
          <w:lang w:val="it-IT"/>
        </w:rPr>
        <w:t>Ephedra Californica</w:t>
      </w:r>
      <w:r>
        <w:rPr>
          <w:rStyle w:val="None"/>
          <w:sz w:val="24"/>
          <w:szCs w:val="24"/>
          <w:rtl w:val="0"/>
          <w:lang w:val="en-US"/>
        </w:rPr>
        <w:t xml:space="preserve"> (Mormon Tea) are known to be foundational plants, able to facilitate other taxa through various mechanistic pathways that include, but are not limited to, seed trapping, abiotic stress amelioration, herbivore protection, magnet pollination, facilitation-mediated secondary seed dispersal, and soil modification (Filazzola and Lortie 2014; Lortie, Filazzola, and Sotomayor 2016). An important agent of structural facilitation is shrub canopy (Filazzola et al. 2017). Canopy microclimates are generally cooler, more humid, and experience lower solar radiation compared to the open sites (Filazzola et al. 2017; Holzapfel and Mahall 1999). Shrubs fulfill a critical role; hence, more species are associated with shrubs than open spaces (Lortie, Filazzola, and Sotomayor 2016). Shrubs can be both expanding in cover in some grassland systems, yet declining in others. Given their incredible role as foundation species, it is both reasonable A) to test their role for simple functions such as thermal shelter for animals and B) directly test shelters through mimics as means to conserve heterogeneity</w:t>
      </w:r>
      <w:ins w:id="123" w:date="2020-06-01T11:42:27Z" w:author="zenrunner">
        <w:r>
          <w:rPr>
            <w:rStyle w:val="None"/>
            <w:sz w:val="24"/>
            <w:szCs w:val="24"/>
            <w:rtl w:val="0"/>
            <w:lang w:val="en-US"/>
          </w:rPr>
          <w:t xml:space="preserve"> - yes I would argue this too - use all these ideas just set up logic in paragraph more clearly </w:t>
        </w:r>
      </w:ins>
      <w:r>
        <w:rPr>
          <w:rStyle w:val="None"/>
          <w:sz w:val="24"/>
          <w:szCs w:val="24"/>
          <w:rtl w:val="0"/>
          <w:lang w:val="en-US"/>
        </w:rPr>
        <w:t xml:space="preserve"> in deserts for animals since conserving structural diversity in all ecosystems, in addition to species diversity is critical (Brooks 1999; Cowling et al. 1999; Morris 2000). Although shrubs can perform the above function, it would be ideal to have the capacity to mimic this to augment and enhance low shrub cover areas and serve as stopgap tools for conservation</w:t>
      </w:r>
      <w:ins w:id="124" w:date="2020-06-01T11:42:43Z" w:author="zenrunner">
        <w:r>
          <w:rPr>
            <w:rStyle w:val="None"/>
            <w:sz w:val="24"/>
            <w:szCs w:val="24"/>
            <w:rtl w:val="0"/>
            <w:lang w:val="en-US"/>
          </w:rPr>
          <w:t xml:space="preserve"> great - I might move this to next paragraph.</w:t>
        </w:r>
      </w:ins>
      <w:ins w:id="125" w:date="2020-06-01T11:42:43Z" w:author="zenrunner">
        <w:r>
          <w:rPr>
            <w:rStyle w:val="None"/>
            <w:sz w:val="24"/>
            <w:szCs w:val="24"/>
            <w:rtl w:val="0"/>
            <w:lang w:val="en-US"/>
          </w:rPr>
          <w:t>…</w:t>
        </w:r>
      </w:ins>
      <w:r>
        <w:rPr>
          <w:rStyle w:val="None"/>
          <w:sz w:val="24"/>
          <w:szCs w:val="24"/>
          <w:rtl w:val="0"/>
          <w:lang w:val="en-US"/>
        </w:rPr>
        <w:t xml:space="preserve"> Moreover, it</w:t>
      </w:r>
      <w:r>
        <w:rPr>
          <w:rStyle w:val="None"/>
          <w:sz w:val="24"/>
          <w:szCs w:val="24"/>
          <w:rtl w:val="0"/>
          <w:lang w:val="en-US"/>
        </w:rPr>
        <w:t>’</w:t>
      </w:r>
      <w:r>
        <w:rPr>
          <w:rStyle w:val="None"/>
          <w:sz w:val="24"/>
          <w:szCs w:val="24"/>
          <w:rtl w:val="0"/>
          <w:lang w:val="en-US"/>
        </w:rPr>
        <w:t xml:space="preserve">s important to direct and sample value of more shelter in some dryland systems as a form of thermal refuges and alternate modes of conservation whilst landscape recovery is made and new shrubs are grown. </w:t>
      </w:r>
    </w:p>
    <w:p>
      <w:pPr>
        <w:pStyle w:val="Body A A"/>
        <w:spacing w:after="0" w:line="480" w:lineRule="auto"/>
        <w:ind w:firstLine="720"/>
        <w:jc w:val="both"/>
        <w:rPr>
          <w:ins w:id="126" w:date="2020-06-01T11:37:51Z" w:author="zenrunner"/>
          <w:rStyle w:val="None"/>
          <w:sz w:val="24"/>
          <w:szCs w:val="24"/>
        </w:rPr>
      </w:pPr>
      <w:ins w:id="127" w:date="2020-06-01T11:34:51Z" w:author="zenrunner">
        <w:r>
          <w:rPr>
            <w:rStyle w:val="None"/>
            <w:sz w:val="24"/>
            <w:szCs w:val="24"/>
            <w:rtl w:val="0"/>
            <w:lang w:val="en-US"/>
          </w:rPr>
          <w:t xml:space="preserve">Topic sentence first - perhaps something about shrubs are ideal vegetation to consider for restoration and management in drylands. Nonetheless, shrubs in these systems are typicall slow growing? (citations), difficult to establish (citations), and frequently cleared by ranchers, agriculture, and historically in solar farms as well (Citations etc). Hence, artificial canopies can provide an important surrogate test for canopy effects in drylands. There is a relatively long history of use in ecology.  then fo into this </w:t>
        </w:r>
      </w:ins>
      <w:ins w:id="128" w:date="2020-06-01T11:34:51Z" w:author="zenrunner">
        <w:r>
          <w:rPr>
            <w:rStyle w:val="None"/>
            <w:sz w:val="24"/>
            <w:szCs w:val="24"/>
            <w:rtl w:val="0"/>
            <w:lang w:val="en-US"/>
          </w:rPr>
          <w:t>—</w:t>
        </w:r>
      </w:ins>
      <w:ins w:id="129" w:date="2020-06-01T11:34:51Z" w:author="zenrunner">
        <w:r>
          <w:rPr>
            <w:rStyle w:val="None"/>
            <w:sz w:val="24"/>
            <w:szCs w:val="24"/>
            <w:rtl w:val="0"/>
            <w:lang w:val="en-US"/>
          </w:rPr>
          <w:t>- a</w:t>
        </w:r>
      </w:ins>
      <w:del w:id="130" w:date="2020-06-01T11:34:51Z" w:author="zenrunner">
        <w:r>
          <w:rPr>
            <w:rStyle w:val="None"/>
            <w:sz w:val="24"/>
            <w:szCs w:val="24"/>
            <w:rtl w:val="0"/>
            <w:lang w:val="en-US"/>
          </w:rPr>
          <w:delText>A</w:delText>
        </w:r>
      </w:del>
      <w:r>
        <w:rPr>
          <w:rStyle w:val="None"/>
          <w:sz w:val="24"/>
          <w:szCs w:val="24"/>
          <w:rtl w:val="0"/>
          <w:lang w:val="en-US"/>
        </w:rPr>
        <w:t>rtificial canopies</w:t>
      </w:r>
      <w:ins w:id="131" w:date="2020-06-01T11:35:10Z" w:author="zenrunner">
        <w:r>
          <w:rPr>
            <w:rStyle w:val="None"/>
            <w:sz w:val="24"/>
            <w:szCs w:val="24"/>
            <w:rtl w:val="0"/>
            <w:lang w:val="en-US"/>
          </w:rPr>
          <w:t xml:space="preserve"> has been used to explore drought using </w:t>
        </w:r>
      </w:ins>
      <w:del w:id="132" w:date="2020-06-01T11:35:01Z" w:author="zenrunner">
        <w:r>
          <w:rPr>
            <w:rStyle w:val="None"/>
            <w:sz w:val="24"/>
            <w:szCs w:val="24"/>
            <w:rtl w:val="0"/>
            <w:lang w:val="en-US"/>
          </w:rPr>
          <w:delText xml:space="preserve">, such as </w:delText>
        </w:r>
      </w:del>
      <w:r>
        <w:rPr>
          <w:rStyle w:val="None"/>
          <w:sz w:val="24"/>
          <w:szCs w:val="24"/>
          <w:rtl w:val="0"/>
          <w:lang w:val="en-US"/>
        </w:rPr>
        <w:t>rainout shelters</w:t>
      </w:r>
      <w:ins w:id="133" w:date="2020-06-01T11:35:28Z" w:author="zenrunner">
        <w:r>
          <w:rPr>
            <w:rStyle w:val="None"/>
            <w:sz w:val="24"/>
            <w:szCs w:val="24"/>
            <w:rtl w:val="0"/>
            <w:lang w:val="en-US"/>
          </w:rPr>
          <w:t xml:space="preserve"> and were highly effective. (citations).</w:t>
        </w:r>
      </w:ins>
      <w:r>
        <w:rPr>
          <w:rStyle w:val="None"/>
          <w:sz w:val="24"/>
          <w:szCs w:val="24"/>
          <w:rtl w:val="0"/>
          <w:lang w:val="en-US"/>
        </w:rPr>
        <w:t xml:space="preserve"> </w:t>
      </w:r>
      <w:del w:id="134" w:date="2020-06-01T11:35:30Z" w:author="zenrunner">
        <w:r>
          <w:rPr>
            <w:rStyle w:val="None"/>
            <w:sz w:val="24"/>
            <w:szCs w:val="24"/>
            <w:rtl w:val="0"/>
            <w:lang w:val="en-US"/>
          </w:rPr>
          <w:delText xml:space="preserve">and </w:delText>
        </w:r>
      </w:del>
      <w:r>
        <w:rPr>
          <w:rStyle w:val="None"/>
          <w:sz w:val="24"/>
          <w:szCs w:val="24"/>
          <w:rtl w:val="0"/>
          <w:lang w:val="en-US"/>
        </w:rPr>
        <w:t>Open-Top-Chambers (OTC),</w:t>
      </w:r>
      <w:ins w:id="135" w:date="2020-06-01T11:37:51Z" w:author="zenrunner">
        <w:r>
          <w:rPr>
            <w:rStyle w:val="None"/>
            <w:sz w:val="24"/>
            <w:szCs w:val="24"/>
            <w:rtl w:val="0"/>
            <w:lang w:val="en-US"/>
          </w:rPr>
          <w:t xml:space="preserve"> have been used to</w:t>
        </w:r>
      </w:ins>
      <w:ins w:id="136" w:date="2020-06-01T11:37:51Z" w:author="zenrunner">
        <w:r>
          <w:rPr>
            <w:rStyle w:val="None"/>
            <w:sz w:val="24"/>
            <w:szCs w:val="24"/>
            <w:rtl w:val="0"/>
            <w:lang w:val="en-US"/>
          </w:rPr>
          <w:t>…</w:t>
        </w:r>
      </w:ins>
      <w:ins w:id="137" w:date="2020-06-01T11:37:51Z" w:author="zenrunner">
        <w:r>
          <w:rPr>
            <w:rStyle w:val="None"/>
            <w:sz w:val="24"/>
            <w:szCs w:val="24"/>
            <w:rtl w:val="0"/>
            <w:lang w:val="en-US"/>
          </w:rPr>
          <w:t>.. (citations).  Finally, in deserts??? both have been used but??? what is novel here - what is the gap we are filling - not at small scales roughly the size of resident etc same as other para above - logically and clearly set up your story is reader lead to see the why super clearly in this study</w:t>
        </w:r>
      </w:ins>
      <w:ins w:id="138" w:date="2020-06-01T11:37:51Z" w:author="zenrunner">
        <w:r>
          <w:rPr>
            <w:rStyle w:val="None"/>
            <w:sz w:val="24"/>
            <w:szCs w:val="24"/>
            <w:rtl w:val="0"/>
            <w:lang w:val="en-US"/>
          </w:rPr>
          <w:t>…</w:t>
        </w:r>
      </w:ins>
    </w:p>
    <w:p>
      <w:pPr>
        <w:pStyle w:val="Body A A"/>
        <w:spacing w:after="0" w:line="480" w:lineRule="auto"/>
        <w:ind w:firstLine="720"/>
        <w:jc w:val="both"/>
        <w:rPr>
          <w:ins w:id="139" w:date="2020-06-01T11:37:51Z" w:author="zenrunner"/>
          <w:rStyle w:val="None"/>
          <w:sz w:val="24"/>
          <w:szCs w:val="24"/>
        </w:rPr>
      </w:pPr>
    </w:p>
    <w:p>
      <w:pPr>
        <w:pStyle w:val="Body A A"/>
        <w:spacing w:after="0" w:line="480" w:lineRule="auto"/>
        <w:ind w:firstLine="720"/>
        <w:jc w:val="both"/>
        <w:rPr>
          <w:ins w:id="140" w:date="2020-06-01T11:45:55Z" w:author="zenrunner"/>
          <w:rStyle w:val="None"/>
          <w:sz w:val="24"/>
          <w:szCs w:val="24"/>
        </w:rPr>
      </w:pPr>
      <w:del w:id="141" w:date="2020-06-01T11:35:34Z" w:author="zenrunner">
        <w:r>
          <w:rPr>
            <w:rStyle w:val="None"/>
            <w:sz w:val="24"/>
            <w:szCs w:val="24"/>
            <w:rtl w:val="0"/>
            <w:lang w:val="en-US"/>
          </w:rPr>
          <w:delText xml:space="preserve"> </w:delText>
        </w:r>
      </w:del>
      <w:r>
        <w:rPr>
          <w:rStyle w:val="None"/>
          <w:sz w:val="24"/>
          <w:szCs w:val="24"/>
          <w:rtl w:val="0"/>
          <w:lang w:val="en-US"/>
        </w:rPr>
        <w:t>have been used to study the change in a variety of abiotic parameters such as CO</w:t>
      </w:r>
      <w:r>
        <w:rPr>
          <w:rStyle w:val="None"/>
          <w:sz w:val="24"/>
          <w:szCs w:val="24"/>
          <w:vertAlign w:val="subscript"/>
          <w:rtl w:val="0"/>
          <w:lang w:val="en-US"/>
        </w:rPr>
        <w:t>2</w:t>
      </w:r>
      <w:r>
        <w:rPr>
          <w:rStyle w:val="None"/>
          <w:sz w:val="24"/>
          <w:szCs w:val="24"/>
          <w:rtl w:val="0"/>
          <w:lang w:val="en-US"/>
        </w:rPr>
        <w:t xml:space="preserve">, temperature, soil temperature, solar radiation, and humidity </w:t>
      </w:r>
      <w:r>
        <w:rPr>
          <w:rStyle w:val="None"/>
          <w:sz w:val="24"/>
          <w:szCs w:val="24"/>
          <w:rtl w:val="0"/>
          <w:lang w:val="en-US"/>
        </w:rPr>
        <w:t>(Yahdjian and Sala 2002; Marion et al. 1997)</w:t>
      </w:r>
      <w:r>
        <w:rPr>
          <w:rStyle w:val="None"/>
          <w:sz w:val="24"/>
          <w:szCs w:val="24"/>
          <w:rtl w:val="0"/>
          <w:lang w:val="en-US"/>
        </w:rPr>
        <w:t>. Although these shelters are effective, they</w:t>
      </w:r>
      <w:r>
        <w:rPr>
          <w:rStyle w:val="None"/>
          <w:sz w:val="24"/>
          <w:szCs w:val="24"/>
          <w:rtl w:val="0"/>
          <w:lang w:val="en-US"/>
        </w:rPr>
        <w:t>’</w:t>
      </w:r>
      <w:r>
        <w:rPr>
          <w:rStyle w:val="None"/>
          <w:sz w:val="24"/>
          <w:szCs w:val="24"/>
          <w:rtl w:val="0"/>
          <w:lang w:val="en-US"/>
        </w:rPr>
        <w:t xml:space="preserve">re relatively expensive to build and may be difficult to assemble in a short period of time. Rainout shelters used in semi-desert grassland studies have proven to be effective in altering precipitation, yet they have minimal impact on changing </w:t>
      </w:r>
      <w:r>
        <w:rPr>
          <w:rStyle w:val="None"/>
          <w:outline w:val="0"/>
          <w:color w:val="2e2e2e"/>
          <w:sz w:val="24"/>
          <w:szCs w:val="24"/>
          <w:u w:color="2e2e2e"/>
          <w:rtl w:val="0"/>
          <w:lang w:val="en-US"/>
          <w14:textFill>
            <w14:solidFill>
              <w14:srgbClr w14:val="2E2E2E"/>
            </w14:solidFill>
          </w14:textFill>
        </w:rPr>
        <w:t xml:space="preserve">other variables such as air and soil temperature, humidity, and light </w:t>
      </w:r>
      <w:r>
        <w:rPr>
          <w:rStyle w:val="None"/>
          <w:sz w:val="24"/>
          <w:szCs w:val="24"/>
          <w:rtl w:val="0"/>
          <w:lang w:val="en-US"/>
        </w:rPr>
        <w:t>(English et al. 2005)</w:t>
      </w:r>
      <w:r>
        <w:rPr>
          <w:rStyle w:val="None"/>
          <w:sz w:val="24"/>
          <w:szCs w:val="24"/>
          <w:rtl w:val="0"/>
          <w:lang w:val="en-US"/>
        </w:rPr>
        <w:t xml:space="preserve">. On the other hand, OTCs have been experimentally used to increase temperature in plant studies in high-latitude ecosystems </w:t>
      </w:r>
      <w:r>
        <w:rPr>
          <w:rStyle w:val="None"/>
          <w:sz w:val="24"/>
          <w:szCs w:val="24"/>
          <w:rtl w:val="0"/>
          <w:lang w:val="en-US"/>
        </w:rPr>
        <w:t>(Marion et al. 1997)</w:t>
      </w:r>
      <w:r>
        <w:rPr>
          <w:rStyle w:val="None"/>
          <w:sz w:val="24"/>
          <w:szCs w:val="24"/>
          <w:rtl w:val="0"/>
          <w:lang w:val="en-US"/>
        </w:rPr>
        <w:t xml:space="preserve">. </w:t>
      </w:r>
      <w:ins w:id="142" w:date="2020-06-01T11:38:47Z" w:author="zenrunner">
        <w:r>
          <w:rPr>
            <w:rStyle w:val="None"/>
            <w:sz w:val="24"/>
            <w:szCs w:val="24"/>
            <w:rtl w:val="0"/>
            <w:lang w:val="en-US"/>
          </w:rPr>
          <w:t xml:space="preserve"> see above - re-organize - is that it for shelter research in deserts ecologically? check the journal we want to submit to first and the second choice too. </w:t>
        </w:r>
      </w:ins>
      <w:r>
        <w:rPr>
          <w:rStyle w:val="None"/>
          <w:sz w:val="24"/>
          <w:szCs w:val="24"/>
          <w:rtl w:val="0"/>
          <w:lang w:val="en-US"/>
        </w:rPr>
        <w:t>Although these shelters are effective at manipulating different abiotic parameters, they</w:t>
      </w:r>
      <w:r>
        <w:rPr>
          <w:rStyle w:val="None"/>
          <w:sz w:val="24"/>
          <w:szCs w:val="24"/>
          <w:rtl w:val="0"/>
          <w:lang w:val="en-US"/>
        </w:rPr>
        <w:t>’</w:t>
      </w:r>
      <w:r>
        <w:rPr>
          <w:rStyle w:val="None"/>
          <w:sz w:val="24"/>
          <w:szCs w:val="24"/>
          <w:rtl w:val="0"/>
          <w:lang w:val="en-US"/>
        </w:rPr>
        <w:t>re relatively expensive to build and may be difficult to assemble in a short period</w:t>
      </w:r>
      <w:ins w:id="143" w:date="2020-06-01T11:39:46Z" w:author="zenrunner">
        <w:r>
          <w:rPr>
            <w:rStyle w:val="None"/>
            <w:sz w:val="24"/>
            <w:szCs w:val="24"/>
            <w:rtl w:val="0"/>
            <w:lang w:val="en-US"/>
          </w:rPr>
          <w:t xml:space="preserve"> - meh - OK so I guess ok to list gaps - typically large (not shrub sized), expensive to deploy, and have not measured fine-scale microclimate data underneath? or have they?</w:t>
        </w:r>
      </w:ins>
      <w:r>
        <w:rPr>
          <w:rStyle w:val="None"/>
          <w:sz w:val="24"/>
          <w:szCs w:val="24"/>
          <w:rtl w:val="0"/>
          <w:lang w:val="en-US"/>
        </w:rPr>
        <w:t xml:space="preserve">. It is therefore key to take advantage of the variability in temperature and light in drylands to explore the effects of </w:t>
      </w:r>
      <w:del w:id="144" w:date="2020-06-01T11:39:52Z" w:author="zenrunner">
        <w:r>
          <w:rPr>
            <w:rStyle w:val="None"/>
            <w:sz w:val="24"/>
            <w:szCs w:val="24"/>
            <w:rtl w:val="0"/>
            <w:lang w:val="en-US"/>
          </w:rPr>
          <w:delText>man-made</w:delText>
        </w:r>
      </w:del>
      <w:ins w:id="145" w:date="2020-06-01T11:39:54Z" w:author="zenrunner">
        <w:r>
          <w:rPr>
            <w:rStyle w:val="None"/>
            <w:sz w:val="24"/>
            <w:szCs w:val="24"/>
            <w:rtl w:val="0"/>
            <w:lang w:val="en-US"/>
          </w:rPr>
          <w:t>artificialy</w:t>
        </w:r>
      </w:ins>
      <w:r>
        <w:rPr>
          <w:rStyle w:val="None"/>
          <w:sz w:val="24"/>
          <w:szCs w:val="24"/>
          <w:rtl w:val="0"/>
          <w:lang w:val="en-US"/>
        </w:rPr>
        <w:t xml:space="preserve"> shelters that are inexpensive and easily-built</w:t>
      </w:r>
      <w:ins w:id="146" w:date="2020-06-01T11:45:55Z" w:author="zenrunner">
        <w:r>
          <w:rPr>
            <w:rStyle w:val="None"/>
            <w:sz w:val="24"/>
            <w:szCs w:val="24"/>
            <w:rtl w:val="0"/>
            <w:lang w:val="en-US"/>
          </w:rPr>
          <w:t xml:space="preserve"> and MOST importantly see above - shrubs are hard to setup.. .etc I think logic is shrubs great but hard to manage, shelters used in ecology but mostly at larger sizes and not as a surrogate for vegetation, and it would be worthwhile to know mechanistically how small shelters compare to shrub microclimate effects in the exact same systems</w:t>
        </w:r>
      </w:ins>
      <w:ins w:id="147" w:date="2020-06-01T11:45:55Z" w:author="zenrunner">
        <w:r>
          <w:rPr>
            <w:rStyle w:val="None"/>
            <w:sz w:val="24"/>
            <w:szCs w:val="24"/>
            <w:rtl w:val="0"/>
            <w:lang w:val="en-US"/>
          </w:rPr>
          <w:t>…</w:t>
        </w:r>
      </w:ins>
      <w:ins w:id="148" w:date="2020-06-01T11:45:55Z" w:author="zenrunner">
        <w:r>
          <w:rPr>
            <w:rStyle w:val="None"/>
            <w:sz w:val="24"/>
            <w:szCs w:val="24"/>
            <w:rtl w:val="0"/>
            <w:lang w:val="en-US"/>
          </w:rPr>
          <w:t>. THEN you are set up to go for the paper. readers will be like.. .AHHH got it.</w:t>
        </w:r>
      </w:ins>
    </w:p>
    <w:p>
      <w:pPr>
        <w:pStyle w:val="Body A A"/>
        <w:spacing w:after="0" w:line="480" w:lineRule="auto"/>
        <w:ind w:firstLine="720"/>
        <w:jc w:val="both"/>
        <w:rPr>
          <w:ins w:id="149" w:date="2020-06-01T11:45:55Z" w:author="zenrunner"/>
          <w:rStyle w:val="None"/>
          <w:sz w:val="24"/>
          <w:szCs w:val="24"/>
        </w:rPr>
      </w:pPr>
    </w:p>
    <w:p>
      <w:pPr>
        <w:pStyle w:val="Body A A"/>
        <w:spacing w:after="0" w:line="480" w:lineRule="auto"/>
        <w:ind w:firstLine="720"/>
        <w:jc w:val="both"/>
        <w:rPr>
          <w:ins w:id="150" w:date="2020-06-01T11:45:55Z" w:author="zenrunner"/>
          <w:rStyle w:val="None"/>
          <w:sz w:val="24"/>
          <w:szCs w:val="24"/>
        </w:rPr>
      </w:pPr>
      <w:ins w:id="151" w:date="2020-06-01T11:45:55Z" w:author="zenrunner">
        <w:r>
          <w:rPr>
            <w:rStyle w:val="None"/>
            <w:sz w:val="24"/>
            <w:szCs w:val="24"/>
            <w:rtl w:val="0"/>
            <w:lang w:val="en-US"/>
          </w:rPr>
          <w:t>so flow</w:t>
        </w:r>
      </w:ins>
    </w:p>
    <w:p>
      <w:pPr>
        <w:pStyle w:val="Body A A"/>
        <w:spacing w:after="0" w:line="480" w:lineRule="auto"/>
        <w:ind w:firstLine="720"/>
        <w:jc w:val="both"/>
        <w:rPr>
          <w:ins w:id="152" w:date="2020-06-01T11:45:55Z" w:author="zenrunner"/>
          <w:rStyle w:val="None"/>
          <w:sz w:val="24"/>
          <w:szCs w:val="24"/>
        </w:rPr>
      </w:pPr>
      <w:ins w:id="153" w:date="2020-06-01T11:45:55Z" w:author="zenrunner">
        <w:r>
          <w:rPr>
            <w:rStyle w:val="None"/>
            <w:sz w:val="24"/>
            <w:szCs w:val="24"/>
            <w:rtl w:val="0"/>
            <w:lang w:val="en-US"/>
          </w:rPr>
          <w:t>para 1 climate change rates increasing in deserts - species need to adapt through many strategies. HECK use something like that as topic sentence</w:t>
        </w:r>
      </w:ins>
    </w:p>
    <w:p>
      <w:pPr>
        <w:pStyle w:val="Body A A"/>
        <w:spacing w:after="0" w:line="480" w:lineRule="auto"/>
        <w:ind w:firstLine="720"/>
        <w:jc w:val="both"/>
        <w:rPr>
          <w:ins w:id="154" w:date="2020-06-01T11:45:55Z" w:author="zenrunner"/>
          <w:rStyle w:val="None"/>
          <w:sz w:val="24"/>
          <w:szCs w:val="24"/>
        </w:rPr>
      </w:pPr>
      <w:ins w:id="155" w:date="2020-06-01T11:45:55Z" w:author="zenrunner">
        <w:r>
          <w:rPr>
            <w:rStyle w:val="None"/>
            <w:sz w:val="24"/>
            <w:szCs w:val="24"/>
            <w:rtl w:val="0"/>
            <w:lang w:val="en-US"/>
          </w:rPr>
          <w:t>Para 2 Vegetation is a critical component of dryland ecosystems.  then explain why.</w:t>
        </w:r>
      </w:ins>
    </w:p>
    <w:p>
      <w:pPr>
        <w:pStyle w:val="Body A A"/>
        <w:spacing w:after="0" w:line="480" w:lineRule="auto"/>
        <w:ind w:firstLine="720"/>
        <w:jc w:val="both"/>
        <w:rPr>
          <w:ins w:id="156" w:date="2020-06-01T11:45:55Z" w:author="zenrunner"/>
          <w:rStyle w:val="None"/>
          <w:sz w:val="24"/>
          <w:szCs w:val="24"/>
        </w:rPr>
      </w:pPr>
      <w:ins w:id="157" w:date="2020-06-01T11:45:55Z" w:author="zenrunner">
        <w:r>
          <w:rPr>
            <w:rStyle w:val="None"/>
            <w:sz w:val="24"/>
            <w:szCs w:val="24"/>
            <w:rtl w:val="0"/>
            <w:lang w:val="en-US"/>
          </w:rPr>
          <w:t>Para 3  Shrubs are the dominant vegetation cover class in many drylands and thus be great to be able to better understand and manage them</w:t>
        </w:r>
      </w:ins>
      <w:ins w:id="158" w:date="2020-06-01T11:45:55Z" w:author="zenrunner">
        <w:r>
          <w:rPr>
            <w:rStyle w:val="None"/>
            <w:sz w:val="24"/>
            <w:szCs w:val="24"/>
            <w:rtl w:val="0"/>
            <w:lang w:val="en-US"/>
          </w:rPr>
          <w:t xml:space="preserve">… </w:t>
        </w:r>
      </w:ins>
      <w:ins w:id="159" w:date="2020-06-01T11:45:55Z" w:author="zenrunner">
        <w:r>
          <w:rPr>
            <w:rStyle w:val="None"/>
            <w:sz w:val="24"/>
            <w:szCs w:val="24"/>
            <w:rtl w:val="0"/>
            <w:lang w:val="en-US"/>
          </w:rPr>
          <w:t>however</w:t>
        </w:r>
      </w:ins>
      <w:ins w:id="160" w:date="2020-06-01T11:45:55Z" w:author="zenrunner">
        <w:r>
          <w:rPr>
            <w:rStyle w:val="None"/>
            <w:sz w:val="24"/>
            <w:szCs w:val="24"/>
            <w:rtl w:val="0"/>
            <w:lang w:val="en-US"/>
          </w:rPr>
          <w:t xml:space="preserve">… </w:t>
        </w:r>
      </w:ins>
      <w:ins w:id="161" w:date="2020-06-01T11:45:55Z" w:author="zenrunner">
        <w:r>
          <w:rPr>
            <w:rStyle w:val="None"/>
            <w:sz w:val="24"/>
            <w:szCs w:val="24"/>
            <w:rtl w:val="0"/>
            <w:lang w:val="en-US"/>
          </w:rPr>
          <w:t>old, hard to recruit etc.. and in ecology- we use shelters</w:t>
        </w:r>
      </w:ins>
      <w:ins w:id="162" w:date="2020-06-01T11:45:55Z" w:author="zenrunner">
        <w:r>
          <w:rPr>
            <w:rStyle w:val="None"/>
            <w:sz w:val="24"/>
            <w:szCs w:val="24"/>
            <w:rtl w:val="0"/>
            <w:lang w:val="en-US"/>
          </w:rPr>
          <w:t xml:space="preserve">… </w:t>
        </w:r>
      </w:ins>
      <w:ins w:id="163" w:date="2020-06-01T11:45:55Z" w:author="zenrunner">
        <w:r>
          <w:rPr>
            <w:rStyle w:val="None"/>
            <w:sz w:val="24"/>
            <w:szCs w:val="24"/>
            <w:rtl w:val="0"/>
            <w:lang w:val="en-US"/>
          </w:rPr>
          <w:t>set up how then explain gaps - size, scale, cost, and purpose novel here PLUS coupled with nearby shrubs in the same system is key.</w:t>
        </w:r>
      </w:ins>
    </w:p>
    <w:p>
      <w:pPr>
        <w:pStyle w:val="Body A A"/>
        <w:spacing w:after="0" w:line="480" w:lineRule="auto"/>
        <w:ind w:firstLine="720"/>
        <w:jc w:val="both"/>
        <w:rPr>
          <w:rStyle w:val="None"/>
          <w:sz w:val="24"/>
          <w:szCs w:val="24"/>
        </w:rPr>
      </w:pPr>
      <w:del w:id="164" w:date="2020-06-01T11:39:56Z" w:author="zenrunner">
        <w:r>
          <w:rPr>
            <w:rStyle w:val="None"/>
            <w:sz w:val="24"/>
            <w:szCs w:val="24"/>
            <w:rtl w:val="0"/>
            <w:lang w:val="en-US"/>
          </w:rPr>
          <w:delText xml:space="preserve">. </w:delText>
        </w:r>
      </w:del>
    </w:p>
    <w:p>
      <w:pPr>
        <w:pStyle w:val="Body A A"/>
        <w:spacing w:after="0" w:line="480" w:lineRule="auto"/>
        <w:ind w:firstLine="720"/>
        <w:jc w:val="both"/>
        <w:rPr>
          <w:ins w:id="165" w:date="2020-06-01T18:57:36Z" w:author="zenrunner"/>
          <w:rStyle w:val="None"/>
          <w:sz w:val="24"/>
          <w:szCs w:val="24"/>
        </w:rPr>
      </w:pPr>
      <w:r>
        <w:rPr>
          <w:rStyle w:val="None"/>
          <w:sz w:val="24"/>
          <w:szCs w:val="24"/>
          <w:rtl w:val="0"/>
          <w:lang w:val="en-US"/>
        </w:rPr>
        <w:t xml:space="preserve">The concept of shade from higher and more variable temperatures in drylands is an important idea to explore experimentally for conservation and restoration. </w:t>
      </w:r>
      <w:ins w:id="166" w:date="2020-06-01T11:47:37Z" w:author="zenrunner">
        <w:r>
          <w:rPr>
            <w:rStyle w:val="None"/>
            <w:sz w:val="24"/>
            <w:szCs w:val="24"/>
            <w:rtl w:val="0"/>
            <w:lang w:val="en-US"/>
          </w:rPr>
          <w:t xml:space="preserve">Using a California desert ecosystem, we tested </w:t>
        </w:r>
      </w:ins>
      <w:del w:id="167" w:date="2020-06-01T11:47:33Z" w:author="zenrunner">
        <w:r>
          <w:rPr>
            <w:rStyle w:val="None"/>
            <w:sz w:val="24"/>
            <w:szCs w:val="24"/>
            <w:rtl w:val="0"/>
            <w:lang w:val="en-US"/>
          </w:rPr>
          <w:delText xml:space="preserve">The landscape alongside the climate of southern California provides us with the opportunity to explore the effects of </w:delText>
        </w:r>
      </w:del>
      <w:r>
        <w:rPr>
          <w:rStyle w:val="None"/>
          <w:sz w:val="24"/>
          <w:szCs w:val="24"/>
          <w:rtl w:val="0"/>
          <w:lang w:val="en-US"/>
        </w:rPr>
        <w:t xml:space="preserve">an inexpensive </w:t>
      </w:r>
      <w:ins w:id="168" w:date="2020-06-01T11:48:01Z" w:author="zenrunner">
        <w:r>
          <w:rPr>
            <w:rStyle w:val="None"/>
            <w:sz w:val="24"/>
            <w:szCs w:val="24"/>
            <w:rtl w:val="0"/>
            <w:lang w:val="en-US"/>
          </w:rPr>
          <w:t xml:space="preserve">shelter </w:t>
        </w:r>
      </w:ins>
      <w:r>
        <w:rPr>
          <w:rStyle w:val="None"/>
          <w:sz w:val="24"/>
          <w:szCs w:val="24"/>
          <w:rtl w:val="0"/>
          <w:lang w:val="en-US"/>
        </w:rPr>
        <w:t xml:space="preserve">alternative </w:t>
      </w:r>
      <w:del w:id="169" w:date="2020-06-01T11:47:42Z" w:author="zenrunner">
        <w:r>
          <w:rPr>
            <w:rStyle w:val="None"/>
            <w:sz w:val="24"/>
            <w:szCs w:val="24"/>
            <w:rtl w:val="0"/>
            <w:lang w:val="en-US"/>
          </w:rPr>
          <w:delText>pioneered</w:delText>
        </w:r>
      </w:del>
      <w:ins w:id="170" w:date="2020-06-01T11:47:50Z" w:author="zenrunner">
        <w:r>
          <w:rPr>
            <w:rStyle w:val="None"/>
            <w:sz w:val="24"/>
            <w:szCs w:val="24"/>
            <w:rtl w:val="0"/>
            <w:lang w:val="en-US"/>
          </w:rPr>
          <w:t>to shrubs</w:t>
        </w:r>
      </w:ins>
      <w:r>
        <w:rPr>
          <w:rStyle w:val="None"/>
          <w:sz w:val="24"/>
          <w:szCs w:val="24"/>
          <w:rtl w:val="0"/>
          <w:lang w:val="en-US"/>
        </w:rPr>
        <w:t xml:space="preserve"> </w:t>
      </w:r>
      <w:ins w:id="171" w:date="2020-06-01T11:48:45Z" w:author="zenrunner">
        <w:r>
          <w:rPr>
            <w:rStyle w:val="None"/>
            <w:sz w:val="24"/>
            <w:szCs w:val="24"/>
            <w:rtl w:val="0"/>
            <w:lang w:val="en-US"/>
          </w:rPr>
          <w:t xml:space="preserve">for shape and permeability in concert with paired microclimatic measures under shrubs and under these structures. </w:t>
        </w:r>
      </w:ins>
      <w:del w:id="172" w:date="2020-06-01T11:48:49Z" w:author="zenrunner">
        <w:r>
          <w:rPr>
            <w:rStyle w:val="None"/>
            <w:sz w:val="24"/>
            <w:szCs w:val="24"/>
            <w:rtl w:val="0"/>
            <w:lang w:val="en-US"/>
          </w:rPr>
          <w:delText>in this study termed UV Permeable Shade Cloth Shelters (UPSS) made of PVC pipe skeleton and shade cloth cover. In this study, t</w:delText>
        </w:r>
      </w:del>
      <w:ins w:id="173" w:date="2020-06-01T11:48:49Z" w:author="zenrunner">
        <w:r>
          <w:rPr>
            <w:rStyle w:val="None"/>
            <w:sz w:val="24"/>
            <w:szCs w:val="24"/>
            <w:rtl w:val="0"/>
            <w:lang w:val="en-US"/>
          </w:rPr>
          <w:t>T</w:t>
        </w:r>
      </w:ins>
      <w:r>
        <w:rPr>
          <w:rStyle w:val="None"/>
          <w:sz w:val="24"/>
          <w:szCs w:val="24"/>
          <w:rtl w:val="0"/>
          <w:lang w:val="en-US"/>
        </w:rPr>
        <w:t>he following three goals</w:t>
      </w:r>
      <w:ins w:id="174" w:date="2020-06-01T11:50:19Z" w:author="zenrunner">
        <w:r>
          <w:rPr>
            <w:rStyle w:val="None"/>
            <w:sz w:val="24"/>
            <w:szCs w:val="24"/>
            <w:rtl w:val="0"/>
            <w:lang w:val="en-US"/>
          </w:rPr>
          <w:t xml:space="preserve"> - never love goals - either objectives or hypothesis? H: Artificial shelters can mimic the microclimatic shelter effects of shrub canopy on temp and RH. The following predictions tested</w:t>
        </w:r>
      </w:ins>
      <w:r>
        <w:rPr>
          <w:rStyle w:val="None"/>
          <w:sz w:val="24"/>
          <w:szCs w:val="24"/>
          <w:rtl w:val="0"/>
          <w:lang w:val="en-US"/>
        </w:rPr>
        <w:t xml:space="preserve"> </w:t>
      </w:r>
      <w:ins w:id="175" w:date="2020-06-01T11:50:26Z" w:author="zenrunner">
        <w:r>
          <w:rPr>
            <w:rStyle w:val="None"/>
            <w:sz w:val="24"/>
            <w:szCs w:val="24"/>
            <w:rtl w:val="0"/>
            <w:lang w:val="en-US"/>
          </w:rPr>
          <w:t>included</w:t>
        </w:r>
      </w:ins>
      <w:del w:id="176" w:date="2020-06-01T11:50:24Z" w:author="zenrunner">
        <w:r>
          <w:rPr>
            <w:rStyle w:val="None"/>
            <w:sz w:val="24"/>
            <w:szCs w:val="24"/>
            <w:rtl w:val="0"/>
            <w:lang w:val="en-US"/>
          </w:rPr>
          <w:delText>were examined</w:delText>
        </w:r>
      </w:del>
      <w:r>
        <w:rPr>
          <w:rStyle w:val="None"/>
          <w:sz w:val="24"/>
          <w:szCs w:val="24"/>
          <w:rtl w:val="0"/>
          <w:lang w:val="en-US"/>
        </w:rPr>
        <w:t xml:space="preserve">: 1) </w:t>
      </w:r>
      <w:ins w:id="177" w:date="2020-06-01T18:57:36Z" w:author="zenrunner">
        <w:r>
          <w:rPr>
            <w:rStyle w:val="None"/>
            <w:sz w:val="24"/>
            <w:szCs w:val="24"/>
            <w:rtl w:val="0"/>
            <w:lang w:val="en-US"/>
          </w:rPr>
          <w:t>shaped of shelter is important, 2) UV permeability can shift light and temp regimes experienced, and 3) a combination of these two key factors in contructing shelters can effectively mimic some of the effects of shrub canopies at these fine-scales. I prefer this spin personally. Less descriptive and more predictive. and True!@</w:t>
        </w:r>
      </w:ins>
    </w:p>
    <w:p>
      <w:pPr>
        <w:pStyle w:val="Body A A"/>
        <w:spacing w:after="0" w:line="480" w:lineRule="auto"/>
        <w:ind w:firstLine="720"/>
        <w:jc w:val="both"/>
        <w:rPr>
          <w:ins w:id="178" w:date="2020-06-01T18:57:36Z" w:author="zenrunner"/>
          <w:rStyle w:val="None"/>
          <w:sz w:val="24"/>
          <w:szCs w:val="24"/>
        </w:rPr>
      </w:pPr>
    </w:p>
    <w:p>
      <w:pPr>
        <w:pStyle w:val="Body"/>
        <w:spacing w:after="0" w:line="480" w:lineRule="auto"/>
        <w:ind w:firstLine="720"/>
        <w:jc w:val="both"/>
        <w:rPr>
          <w:ins w:id="179" w:date="2020-06-01T18:57:36Z" w:author="zenrunner"/>
          <w:rStyle w:val="None"/>
          <w:outline w:val="0"/>
          <w:color w:val="222222"/>
          <w:sz w:val="24"/>
          <w:szCs w:val="24"/>
          <w:u w:color="222222"/>
          <w:shd w:val="clear" w:color="auto" w:fill="ffffff"/>
          <w14:textFill>
            <w14:solidFill>
              <w14:srgbClr w14:val="222222"/>
            </w14:solidFill>
          </w14:textFill>
        </w:rPr>
      </w:pPr>
      <w:ins w:id="180" w:date="2020-06-01T18:57:36Z" w:author="zenrunner">
        <w:r>
          <w:rPr>
            <w:rStyle w:val="None"/>
            <w:outline w:val="0"/>
            <w:color w:val="222222"/>
            <w:sz w:val="24"/>
            <w:szCs w:val="24"/>
            <w:u w:color="222222"/>
            <w:shd w:val="clear" w:color="auto" w:fill="ffffff"/>
            <w:rtl w:val="0"/>
            <w:lang w:val="en-US"/>
            <w14:textFill>
              <w14:solidFill>
                <w14:srgbClr w14:val="222222"/>
              </w14:solidFill>
            </w14:textFill>
          </w:rPr>
          <w:t xml:space="preserve">Do you need a prediction for the logger versus weather station data? Kind of a cool test of refuge hypothesis - or do you want to call it shelter hypothesis throughout because the effect is shelter or canopy and refuge implies we are measuring what the other plants and animals are doing? not sure. either way- Canopy hypothesis and if cooler then weather station, nice support in addition to the difference from open that shelters and shrubs CAN provide refuge thermally.  </w:t>
        </w:r>
      </w:ins>
    </w:p>
    <w:p>
      <w:pPr>
        <w:pStyle w:val="Body"/>
        <w:spacing w:after="0" w:line="480" w:lineRule="auto"/>
        <w:ind w:firstLine="720"/>
        <w:jc w:val="both"/>
        <w:rPr>
          <w:ins w:id="181" w:date="2020-06-01T18:57:36Z" w:author="zenrunner"/>
          <w:rStyle w:val="None"/>
          <w:sz w:val="24"/>
          <w:szCs w:val="24"/>
        </w:rPr>
      </w:pPr>
    </w:p>
    <w:p>
      <w:pPr>
        <w:pStyle w:val="Body A A"/>
        <w:spacing w:after="0" w:line="480" w:lineRule="auto"/>
        <w:ind w:firstLine="720"/>
        <w:jc w:val="both"/>
        <w:rPr>
          <w:ins w:id="182" w:date="2020-06-01T18:57:36Z" w:author="zenrunner"/>
          <w:rStyle w:val="None"/>
          <w:sz w:val="24"/>
          <w:szCs w:val="24"/>
        </w:rPr>
      </w:pPr>
      <w:ins w:id="183" w:date="2020-06-01T18:57:36Z" w:author="zenrunner">
        <w:r>
          <w:rPr>
            <w:rStyle w:val="None"/>
            <w:sz w:val="24"/>
            <w:szCs w:val="24"/>
            <w:rtl w:val="0"/>
            <w:lang w:val="en-US"/>
          </w:rPr>
          <w:t>ALSO - the whole paper is kind of about thermal right - and permeability is about light because light can make it much warmer and you test that - so you are kind of showing it is a DIRECT shade effect of the canopy and not some other reason right??? either way, make logic of light clearer because you do test different light permeabilities..</w:t>
        </w:r>
      </w:ins>
    </w:p>
    <w:p>
      <w:pPr>
        <w:pStyle w:val="Body A A"/>
        <w:spacing w:after="0" w:line="480" w:lineRule="auto"/>
        <w:ind w:firstLine="720"/>
        <w:jc w:val="both"/>
        <w:rPr>
          <w:ins w:id="184" w:date="2020-06-01T18:57:36Z" w:author="zenrunner"/>
          <w:rStyle w:val="None"/>
          <w:sz w:val="24"/>
          <w:szCs w:val="24"/>
        </w:rPr>
      </w:pPr>
    </w:p>
    <w:p>
      <w:pPr>
        <w:pStyle w:val="Body A A"/>
        <w:spacing w:after="0" w:line="480" w:lineRule="auto"/>
        <w:ind w:firstLine="720"/>
        <w:jc w:val="both"/>
        <w:rPr>
          <w:ins w:id="185" w:date="2020-06-01T11:59:22Z" w:author="zenrunner"/>
          <w:rStyle w:val="None"/>
          <w:sz w:val="24"/>
          <w:szCs w:val="24"/>
        </w:rPr>
      </w:pPr>
      <w:r>
        <w:rPr>
          <w:rStyle w:val="None"/>
          <w:sz w:val="24"/>
          <w:szCs w:val="24"/>
          <w:rtl w:val="0"/>
          <w:lang w:val="en-US"/>
        </w:rPr>
        <w:t xml:space="preserve">describing the methodology of constructing UPSS. 2) Exploring UPSS effects on canopy microclimate, including temperature and light intensity, relative to the open and shrub. 3) Understanding how different light permeabilities and shelter shapes influence the above parameters. Artificial structures are not uncommon in drylands for energy and development </w:t>
      </w:r>
      <w:r>
        <w:rPr>
          <w:rStyle w:val="None"/>
          <w:sz w:val="24"/>
          <w:szCs w:val="24"/>
          <w:rtl w:val="0"/>
          <w:lang w:val="en-US"/>
        </w:rPr>
        <w:t>(Pasqualetti 2001; Lovich and Ennen 2011)</w:t>
      </w:r>
      <w:ins w:id="186" w:date="2020-06-01T11:52:37Z" w:author="zenrunner">
        <w:r>
          <w:rPr>
            <w:rStyle w:val="None"/>
            <w:sz w:val="24"/>
            <w:szCs w:val="24"/>
            <w:rtl w:val="0"/>
            <w:lang w:val="en-US"/>
          </w:rPr>
          <w:t xml:space="preserve"> move up to relevant paragraph or better yet save for Discussion</w:t>
        </w:r>
      </w:ins>
      <w:r>
        <w:rPr>
          <w:rStyle w:val="None"/>
          <w:sz w:val="24"/>
          <w:szCs w:val="24"/>
          <w:rtl w:val="0"/>
          <w:lang w:val="en-US"/>
        </w:rPr>
        <w:t xml:space="preserve">; thus, a deeper understanding of physical structures impacts at fine-scales can also inform some of the ecology of these changes. </w:t>
      </w:r>
      <w:ins w:id="187" w:date="2020-06-01T11:59:22Z" w:author="zenrunner">
        <w:r>
          <w:rPr>
            <w:rStyle w:val="None"/>
            <w:sz w:val="24"/>
            <w:szCs w:val="24"/>
            <w:rtl w:val="0"/>
            <w:lang w:val="en-US"/>
          </w:rPr>
          <w:t xml:space="preserve"> </w:t>
        </w:r>
      </w:ins>
    </w:p>
    <w:p>
      <w:pPr>
        <w:pStyle w:val="Body A A"/>
        <w:spacing w:after="0" w:line="480" w:lineRule="auto"/>
        <w:ind w:firstLine="720"/>
        <w:jc w:val="both"/>
        <w:rPr>
          <w:ins w:id="188" w:date="2020-06-01T11:59:22Z" w:author="zenrunner"/>
          <w:rStyle w:val="None"/>
          <w:sz w:val="24"/>
          <w:szCs w:val="24"/>
        </w:rPr>
      </w:pPr>
    </w:p>
    <w:p>
      <w:pPr>
        <w:pStyle w:val="Body"/>
        <w:spacing w:after="0" w:line="480" w:lineRule="auto"/>
        <w:rPr>
          <w:del w:id="189" w:date="2020-06-01T11:52:43Z" w:author="zenrunner"/>
          <w:rStyle w:val="None"/>
          <w:sz w:val="24"/>
          <w:szCs w:val="24"/>
        </w:rPr>
      </w:pPr>
    </w:p>
    <w:p>
      <w:pPr>
        <w:pStyle w:val="Body"/>
        <w:spacing w:after="0" w:line="480" w:lineRule="auto"/>
        <w:rPr>
          <w:rStyle w:val="None"/>
          <w:b w:val="1"/>
          <w:bCs w:val="1"/>
          <w:sz w:val="24"/>
          <w:szCs w:val="24"/>
        </w:rPr>
      </w:pPr>
      <w:r>
        <w:rPr>
          <w:rStyle w:val="None"/>
          <w:b w:val="1"/>
          <w:bCs w:val="1"/>
          <w:sz w:val="24"/>
          <w:szCs w:val="24"/>
          <w:rtl w:val="0"/>
          <w:lang w:val="en-US"/>
        </w:rPr>
        <w:t>Materials &amp; Methods</w:t>
      </w:r>
    </w:p>
    <w:p>
      <w:pPr>
        <w:pStyle w:val="Body"/>
        <w:spacing w:after="0" w:line="480" w:lineRule="auto"/>
        <w:rPr>
          <w:rStyle w:val="None"/>
          <w:b w:val="1"/>
          <w:bCs w:val="1"/>
          <w:i w:val="1"/>
          <w:iCs w:val="1"/>
          <w:sz w:val="24"/>
          <w:szCs w:val="24"/>
        </w:rPr>
      </w:pPr>
      <w:r>
        <w:rPr>
          <w:rStyle w:val="None"/>
          <w:b w:val="1"/>
          <w:bCs w:val="1"/>
          <w:i w:val="1"/>
          <w:iCs w:val="1"/>
          <w:sz w:val="24"/>
          <w:szCs w:val="24"/>
          <w:rtl w:val="0"/>
          <w:lang w:val="en-US"/>
        </w:rPr>
        <w:t>Study Site</w:t>
      </w:r>
    </w:p>
    <w:p>
      <w:pPr>
        <w:pStyle w:val="Body"/>
        <w:spacing w:after="0" w:line="480" w:lineRule="auto"/>
        <w:ind w:firstLine="720"/>
        <w:jc w:val="both"/>
        <w:rPr>
          <w:ins w:id="190" w:date="2020-06-01T14:41:26Z" w:author="zenrunner"/>
          <w:rStyle w:val="None"/>
          <w:sz w:val="24"/>
          <w:szCs w:val="24"/>
          <w:lang w:val="en-US"/>
        </w:rPr>
      </w:pPr>
      <w:r>
        <w:rPr>
          <w:rStyle w:val="None"/>
          <w:sz w:val="24"/>
          <w:szCs w:val="24"/>
          <w:rtl w:val="0"/>
          <w:lang w:val="en-US"/>
        </w:rPr>
        <w:t xml:space="preserve">This study was conducted in Panoche Hills Management Area located on the western edge of the San Joaquin Valley, California </w:t>
      </w:r>
      <w:r>
        <w:rPr>
          <w:rStyle w:val="None"/>
          <w:sz w:val="24"/>
          <w:szCs w:val="24"/>
          <w:rtl w:val="0"/>
          <w:lang w:val="en-US"/>
        </w:rPr>
        <w:t>(Bureau of Land Management; 36</w:t>
      </w:r>
      <w:r>
        <w:rPr>
          <w:rStyle w:val="None"/>
          <w:sz w:val="24"/>
          <w:szCs w:val="24"/>
          <w:rtl w:val="0"/>
          <w:lang w:val="en-US"/>
        </w:rPr>
        <w:t>°</w:t>
      </w:r>
      <w:r>
        <w:rPr>
          <w:rStyle w:val="None"/>
          <w:sz w:val="24"/>
          <w:szCs w:val="24"/>
          <w:rtl w:val="0"/>
        </w:rPr>
        <w:t>41.78</w:t>
      </w:r>
      <w:r>
        <w:rPr>
          <w:rStyle w:val="None"/>
          <w:sz w:val="24"/>
          <w:szCs w:val="24"/>
          <w:rtl w:val="0"/>
          <w:lang w:val="en-US"/>
        </w:rPr>
        <w:t xml:space="preserve">′ </w:t>
      </w:r>
      <w:r>
        <w:rPr>
          <w:rStyle w:val="None"/>
          <w:sz w:val="24"/>
          <w:szCs w:val="24"/>
          <w:rtl w:val="0"/>
        </w:rPr>
        <w:t>N, 120</w:t>
      </w:r>
      <w:r>
        <w:rPr>
          <w:rStyle w:val="None"/>
          <w:sz w:val="24"/>
          <w:szCs w:val="24"/>
          <w:rtl w:val="0"/>
          <w:lang w:val="en-US"/>
        </w:rPr>
        <w:t>°</w:t>
      </w:r>
      <w:r>
        <w:rPr>
          <w:rStyle w:val="None"/>
          <w:sz w:val="24"/>
          <w:szCs w:val="24"/>
          <w:rtl w:val="0"/>
        </w:rPr>
        <w:t>47.89</w:t>
      </w:r>
      <w:r>
        <w:rPr>
          <w:rStyle w:val="None"/>
          <w:sz w:val="24"/>
          <w:szCs w:val="24"/>
          <w:rtl w:val="0"/>
          <w:lang w:val="en-US"/>
        </w:rPr>
        <w:t xml:space="preserve">′ </w:t>
      </w:r>
      <w:r>
        <w:rPr>
          <w:rStyle w:val="None"/>
          <w:sz w:val="24"/>
          <w:szCs w:val="24"/>
          <w:rtl w:val="0"/>
          <w:lang w:val="en-US"/>
        </w:rPr>
        <w:t xml:space="preserve">W). The regional climate can be characterized as arid/semi-arid. The average annual precipitation is 25.5 cm with an annual low and high temperature of 10.4 </w:t>
      </w:r>
      <w:r>
        <w:rPr>
          <w:rStyle w:val="None"/>
          <w:sz w:val="24"/>
          <w:szCs w:val="24"/>
          <w:rtl w:val="0"/>
          <w:lang w:val="en-US"/>
        </w:rPr>
        <w:t>°</w:t>
      </w:r>
      <w:r>
        <w:rPr>
          <w:rStyle w:val="None"/>
          <w:sz w:val="24"/>
          <w:szCs w:val="24"/>
          <w:rtl w:val="0"/>
          <w:lang w:val="en-US"/>
        </w:rPr>
        <w:t xml:space="preserve">C (50.72 </w:t>
      </w:r>
      <w:r>
        <w:rPr>
          <w:rStyle w:val="None"/>
          <w:sz w:val="24"/>
          <w:szCs w:val="24"/>
          <w:rtl w:val="0"/>
          <w:lang w:val="en-US"/>
        </w:rPr>
        <w:t>°</w:t>
      </w:r>
      <w:r>
        <w:rPr>
          <w:rStyle w:val="None"/>
          <w:sz w:val="24"/>
          <w:szCs w:val="24"/>
          <w:rtl w:val="0"/>
          <w:lang w:val="en-US"/>
        </w:rPr>
        <w:t xml:space="preserve">F) and 24.6 </w:t>
      </w:r>
      <w:r>
        <w:rPr>
          <w:rStyle w:val="None"/>
          <w:sz w:val="24"/>
          <w:szCs w:val="24"/>
          <w:rtl w:val="0"/>
          <w:lang w:val="en-US"/>
        </w:rPr>
        <w:t>°</w:t>
      </w:r>
      <w:r>
        <w:rPr>
          <w:rStyle w:val="None"/>
          <w:sz w:val="24"/>
          <w:szCs w:val="24"/>
          <w:rtl w:val="0"/>
          <w:lang w:val="en-US"/>
        </w:rPr>
        <w:t xml:space="preserve">C (76.3 </w:t>
      </w:r>
      <w:r>
        <w:rPr>
          <w:rStyle w:val="None"/>
          <w:sz w:val="24"/>
          <w:szCs w:val="24"/>
          <w:rtl w:val="0"/>
          <w:lang w:val="en-US"/>
        </w:rPr>
        <w:t>°</w:t>
      </w:r>
      <w:r>
        <w:rPr>
          <w:rStyle w:val="None"/>
          <w:sz w:val="24"/>
          <w:szCs w:val="24"/>
          <w:rtl w:val="0"/>
          <w:lang w:val="en-US"/>
        </w:rPr>
        <w:t xml:space="preserve">F), respectively. Winter and fall are considered to be the wettest seasons. The mean temperature observed in May is 20.4 </w:t>
      </w:r>
      <w:r>
        <w:rPr>
          <w:rStyle w:val="None"/>
          <w:sz w:val="24"/>
          <w:szCs w:val="24"/>
          <w:rtl w:val="0"/>
          <w:lang w:val="en-US"/>
        </w:rPr>
        <w:t>°</w:t>
      </w:r>
      <w:r>
        <w:rPr>
          <w:rStyle w:val="None"/>
          <w:sz w:val="24"/>
          <w:szCs w:val="24"/>
          <w:rtl w:val="0"/>
          <w:lang w:val="en-US"/>
        </w:rPr>
        <w:t xml:space="preserve">C (68.72 </w:t>
      </w:r>
      <w:r>
        <w:rPr>
          <w:rStyle w:val="None"/>
          <w:sz w:val="24"/>
          <w:szCs w:val="24"/>
          <w:rtl w:val="0"/>
          <w:lang w:val="en-US"/>
        </w:rPr>
        <w:t>°</w:t>
      </w:r>
      <w:r>
        <w:rPr>
          <w:rStyle w:val="None"/>
          <w:sz w:val="24"/>
          <w:szCs w:val="24"/>
          <w:rtl w:val="0"/>
          <w:lang w:val="en-US"/>
        </w:rPr>
        <w:t xml:space="preserve">F) and 23.7 </w:t>
      </w:r>
      <w:r>
        <w:rPr>
          <w:rStyle w:val="None"/>
          <w:sz w:val="24"/>
          <w:szCs w:val="24"/>
          <w:rtl w:val="0"/>
          <w:lang w:val="en-US"/>
        </w:rPr>
        <w:t>°</w:t>
      </w:r>
      <w:r>
        <w:rPr>
          <w:rStyle w:val="None"/>
          <w:sz w:val="24"/>
          <w:szCs w:val="24"/>
          <w:rtl w:val="0"/>
          <w:lang w:val="en-US"/>
        </w:rPr>
        <w:t xml:space="preserve">C (74.66 </w:t>
      </w:r>
      <w:r>
        <w:rPr>
          <w:rStyle w:val="None"/>
          <w:sz w:val="24"/>
          <w:szCs w:val="24"/>
          <w:rtl w:val="0"/>
          <w:lang w:val="en-US"/>
        </w:rPr>
        <w:t>°</w:t>
      </w:r>
      <w:r>
        <w:rPr>
          <w:rStyle w:val="None"/>
          <w:sz w:val="24"/>
          <w:szCs w:val="24"/>
          <w:rtl w:val="0"/>
          <w:lang w:val="en-US"/>
        </w:rPr>
        <w:t xml:space="preserve">F) in June (Los </w:t>
      </w:r>
      <w:r>
        <w:rPr>
          <w:rStyle w:val="None"/>
          <w:outline w:val="0"/>
          <w:color w:val="000000"/>
          <w:sz w:val="24"/>
          <w:szCs w:val="24"/>
          <w:u w:color="000000"/>
          <w:rtl w:val="0"/>
          <w14:textFill>
            <w14:solidFill>
              <w14:srgbClr w14:val="000000"/>
            </w14:solidFill>
          </w14:textFill>
        </w:rPr>
        <w:t>Ba</w:t>
      </w:r>
      <w:r>
        <w:rPr>
          <w:rStyle w:val="None"/>
          <w:outline w:val="0"/>
          <w:color w:val="000000"/>
          <w:sz w:val="24"/>
          <w:szCs w:val="24"/>
          <w:u w:color="000000"/>
          <w:shd w:val="clear" w:color="auto" w:fill="ffffff"/>
          <w:rtl w:val="0"/>
          <w:lang w:val="en-US"/>
          <w14:textFill>
            <w14:solidFill>
              <w14:srgbClr w14:val="000000"/>
            </w14:solidFill>
          </w14:textFill>
        </w:rPr>
        <w:t>ñ</w:t>
      </w:r>
      <w:r>
        <w:rPr>
          <w:rStyle w:val="None"/>
          <w:outline w:val="0"/>
          <w:color w:val="000000"/>
          <w:sz w:val="24"/>
          <w:szCs w:val="24"/>
          <w:u w:color="000000"/>
          <w:rtl w:val="0"/>
          <w:lang w:val="en-US"/>
          <w14:textFill>
            <w14:solidFill>
              <w14:srgbClr w14:val="000000"/>
            </w14:solidFill>
          </w14:textFill>
        </w:rPr>
        <w:t xml:space="preserve">os Weather </w:t>
      </w:r>
      <w:r>
        <w:rPr>
          <w:rStyle w:val="None"/>
          <w:sz w:val="24"/>
          <w:szCs w:val="24"/>
          <w:rtl w:val="0"/>
          <w:lang w:val="en-US"/>
        </w:rPr>
        <w:t>Station</w:t>
      </w:r>
      <w:r>
        <w:rPr>
          <w:rStyle w:val="None"/>
          <w:outline w:val="0"/>
          <w:color w:val="1c1d1e"/>
          <w:sz w:val="24"/>
          <w:szCs w:val="24"/>
          <w:u w:color="1c1d1e"/>
          <w:rtl w:val="0"/>
          <w:lang w:val="en-US"/>
          <w14:textFill>
            <w14:solidFill>
              <w14:srgbClr w14:val="1C1D1E"/>
            </w14:solidFill>
          </w14:textFill>
        </w:rPr>
        <w:t>,</w:t>
      </w:r>
      <w:r>
        <w:rPr>
          <w:rStyle w:val="None"/>
          <w:rFonts w:ascii="Helvetica" w:hAnsi="Helvetica"/>
          <w:outline w:val="0"/>
          <w:color w:val="1c1d1e"/>
          <w:sz w:val="32"/>
          <w:szCs w:val="32"/>
          <w:u w:color="1c1d1e"/>
          <w:rtl w:val="0"/>
          <w:lang w:val="en-US"/>
          <w14:textFill>
            <w14:solidFill>
              <w14:srgbClr w14:val="1C1D1E"/>
            </w14:solidFill>
          </w14:textFill>
        </w:rPr>
        <w:t xml:space="preserve"> </w:t>
      </w:r>
      <w:r>
        <w:rPr>
          <w:rStyle w:val="Hyperlink.1"/>
        </w:rPr>
        <w:fldChar w:fldCharType="begin" w:fldLock="0"/>
      </w:r>
      <w:r>
        <w:rPr>
          <w:rStyle w:val="Hyperlink.1"/>
        </w:rPr>
        <w:instrText xml:space="preserve"> HYPERLINK "http://www.usclimatedata.com/"</w:instrText>
      </w:r>
      <w:r>
        <w:rPr>
          <w:rStyle w:val="Hyperlink.1"/>
        </w:rPr>
        <w:fldChar w:fldCharType="separate" w:fldLock="0"/>
      </w:r>
      <w:r>
        <w:rPr>
          <w:rStyle w:val="Hyperlink.1"/>
          <w:rtl w:val="0"/>
          <w:lang w:val="en-US"/>
        </w:rPr>
        <w:t>http://www.usclimatedata.com/</w:t>
      </w:r>
      <w:r>
        <w:rPr/>
        <w:fldChar w:fldCharType="end" w:fldLock="0"/>
      </w:r>
      <w:r>
        <w:rPr>
          <w:rStyle w:val="None"/>
          <w:sz w:val="24"/>
          <w:szCs w:val="24"/>
          <w:rtl w:val="0"/>
        </w:rPr>
        <w:t xml:space="preserve">). </w:t>
      </w:r>
      <w:r>
        <w:rPr>
          <w:rStyle w:val="None"/>
          <w:sz w:val="24"/>
          <w:szCs w:val="24"/>
          <w:rtl w:val="0"/>
          <w:lang w:val="en-US"/>
        </w:rPr>
        <w:t xml:space="preserve">The </w:t>
      </w:r>
      <w:ins w:id="191" w:date="2020-06-01T14:41:26Z" w:author="zenrunner">
        <w:r>
          <w:rPr>
            <w:rStyle w:val="None"/>
            <w:sz w:val="24"/>
            <w:szCs w:val="24"/>
            <w:rtl w:val="0"/>
            <w:lang w:val="en-US"/>
          </w:rPr>
          <w:t>dominant shrub species is.. Ephedra californica etc</w:t>
        </w:r>
      </w:ins>
      <w:ins w:id="192" w:date="2020-06-01T14:41:26Z" w:author="zenrunner">
        <w:r>
          <w:rPr>
            <w:rStyle w:val="None"/>
            <w:sz w:val="24"/>
            <w:szCs w:val="24"/>
            <w:rtl w:val="0"/>
            <w:lang w:val="en-US"/>
          </w:rPr>
          <w:t xml:space="preserve">… </w:t>
        </w:r>
      </w:ins>
      <w:ins w:id="193" w:date="2020-06-01T14:41:26Z" w:author="zenrunner">
        <w:r>
          <w:rPr>
            <w:rStyle w:val="None"/>
            <w:sz w:val="24"/>
            <w:szCs w:val="24"/>
            <w:rtl w:val="0"/>
            <w:lang w:val="en-US"/>
          </w:rPr>
          <w:t>talk about the shrubs and vegetation in general - no need to highlight invasives..others propose it is an Ephedra parkland - that is a cool angle.</w:t>
        </w:r>
      </w:ins>
    </w:p>
    <w:p>
      <w:pPr>
        <w:pStyle w:val="Body"/>
        <w:spacing w:after="0" w:line="480" w:lineRule="auto"/>
        <w:ind w:firstLine="720"/>
        <w:jc w:val="both"/>
        <w:rPr>
          <w:ins w:id="194" w:date="2020-06-01T14:41:26Z" w:author="zenrunner"/>
          <w:rStyle w:val="None"/>
          <w:sz w:val="24"/>
          <w:szCs w:val="24"/>
          <w:lang w:val="en-US"/>
        </w:rPr>
      </w:pPr>
    </w:p>
    <w:p>
      <w:pPr>
        <w:pStyle w:val="Body"/>
        <w:spacing w:after="0" w:line="480" w:lineRule="auto"/>
        <w:ind w:firstLine="720"/>
        <w:jc w:val="both"/>
        <w:rPr>
          <w:ins w:id="195" w:date="2020-06-01T14:40:55Z" w:author="zenrunner"/>
          <w:rStyle w:val="None"/>
          <w:sz w:val="24"/>
          <w:szCs w:val="24"/>
          <w:lang w:val="de-DE"/>
        </w:rPr>
      </w:pPr>
      <w:r>
        <w:rPr>
          <w:rStyle w:val="None"/>
          <w:sz w:val="24"/>
          <w:szCs w:val="24"/>
          <w:rtl w:val="0"/>
          <w:lang w:val="en-US"/>
        </w:rPr>
        <w:t xml:space="preserve">region is heavily dominated by invasive grasses such </w:t>
      </w:r>
      <w:ins w:id="196" w:date="2020-06-01T14:39:04Z" w:author="zenrunner">
        <w:r>
          <w:rPr>
            <w:rStyle w:val="None"/>
            <w:sz w:val="24"/>
            <w:szCs w:val="24"/>
            <w:rtl w:val="0"/>
            <w:lang w:val="en-US"/>
          </w:rPr>
          <w:t>including</w:t>
        </w:r>
      </w:ins>
      <w:del w:id="197" w:date="2020-06-01T14:39:03Z" w:author="zenrunner">
        <w:r>
          <w:rPr>
            <w:rStyle w:val="None"/>
            <w:sz w:val="24"/>
            <w:szCs w:val="24"/>
            <w:rtl w:val="0"/>
            <w:lang w:val="en-US"/>
          </w:rPr>
          <w:delText>as:</w:delText>
        </w:r>
      </w:del>
      <w:r>
        <w:rPr>
          <w:rStyle w:val="None"/>
          <w:sz w:val="24"/>
          <w:szCs w:val="24"/>
          <w:rtl w:val="0"/>
          <w:lang w:val="en-US"/>
        </w:rPr>
        <w:t xml:space="preserve"> </w:t>
      </w:r>
      <w:r>
        <w:rPr>
          <w:rStyle w:val="None"/>
          <w:i w:val="1"/>
          <w:iCs w:val="1"/>
          <w:sz w:val="24"/>
          <w:szCs w:val="24"/>
          <w:rtl w:val="0"/>
          <w:lang w:val="pt-PT"/>
        </w:rPr>
        <w:t xml:space="preserve">Bromus madritensis ssp. Rubens, Bromus hordeaceus, Erodium cicutarium </w:t>
      </w:r>
      <w:r>
        <w:rPr>
          <w:rStyle w:val="None"/>
          <w:sz w:val="24"/>
          <w:szCs w:val="24"/>
          <w:rtl w:val="0"/>
        </w:rPr>
        <w:t>and</w:t>
      </w:r>
      <w:r>
        <w:rPr>
          <w:rStyle w:val="None"/>
          <w:i w:val="1"/>
          <w:iCs w:val="1"/>
          <w:sz w:val="24"/>
          <w:szCs w:val="24"/>
          <w:rtl w:val="0"/>
          <w:lang w:val="de-DE"/>
        </w:rPr>
        <w:t xml:space="preserve"> Schismus barbatus </w:t>
      </w:r>
      <w:r>
        <w:rPr>
          <w:rStyle w:val="None"/>
          <w:sz w:val="24"/>
          <w:szCs w:val="24"/>
          <w:rtl w:val="0"/>
          <w:lang w:val="it-IT"/>
        </w:rPr>
        <w:t>(Filazzola et al. 2017)</w:t>
      </w:r>
      <w:r>
        <w:rPr>
          <w:rStyle w:val="None"/>
          <w:i w:val="1"/>
          <w:iCs w:val="1"/>
          <w:sz w:val="24"/>
          <w:szCs w:val="24"/>
          <w:rtl w:val="0"/>
          <w:lang w:val="de-DE"/>
        </w:rPr>
        <w:t xml:space="preserve">. </w:t>
      </w:r>
      <w:r>
        <w:rPr>
          <w:rStyle w:val="None"/>
          <w:sz w:val="24"/>
          <w:szCs w:val="24"/>
          <w:rtl w:val="0"/>
          <w:lang w:val="de-DE"/>
        </w:rPr>
        <w:t>The study took place between May 20</w:t>
      </w:r>
      <w:r>
        <w:rPr>
          <w:rStyle w:val="None"/>
          <w:sz w:val="24"/>
          <w:szCs w:val="24"/>
          <w:vertAlign w:val="superscript"/>
          <w:rtl w:val="0"/>
          <w:lang w:val="de-DE"/>
        </w:rPr>
        <w:t>th</w:t>
      </w:r>
      <w:r>
        <w:rPr>
          <w:rStyle w:val="None"/>
          <w:sz w:val="24"/>
          <w:szCs w:val="24"/>
          <w:rtl w:val="0"/>
          <w:lang w:val="de-DE"/>
        </w:rPr>
        <w:t xml:space="preserve"> to June 12</w:t>
      </w:r>
      <w:r>
        <w:rPr>
          <w:rStyle w:val="None"/>
          <w:sz w:val="24"/>
          <w:szCs w:val="24"/>
          <w:vertAlign w:val="superscript"/>
          <w:rtl w:val="0"/>
          <w:lang w:val="de-DE"/>
        </w:rPr>
        <w:t>th</w:t>
      </w:r>
      <w:r>
        <w:rPr>
          <w:rStyle w:val="None"/>
          <w:sz w:val="24"/>
          <w:szCs w:val="24"/>
          <w:rtl w:val="0"/>
          <w:lang w:val="de-DE"/>
        </w:rPr>
        <w:t xml:space="preserve">, 2019.  </w:t>
      </w:r>
      <w:ins w:id="198" w:date="2020-06-01T14:40:55Z" w:author="zenrunner">
        <w:r>
          <w:rPr>
            <w:rStyle w:val="None"/>
            <w:sz w:val="24"/>
            <w:szCs w:val="24"/>
            <w:rtl w:val="0"/>
            <w:lang w:val="de-DE"/>
          </w:rPr>
          <w:t>the whole study? I thought you left out for a longer time?</w:t>
        </w:r>
      </w:ins>
    </w:p>
    <w:p>
      <w:pPr>
        <w:pStyle w:val="Body"/>
        <w:spacing w:after="0" w:line="480" w:lineRule="auto"/>
        <w:ind w:firstLine="720"/>
        <w:jc w:val="both"/>
        <w:rPr>
          <w:rStyle w:val="None"/>
          <w:sz w:val="24"/>
          <w:szCs w:val="24"/>
        </w:rPr>
      </w:pPr>
    </w:p>
    <w:p>
      <w:pPr>
        <w:pStyle w:val="Body"/>
        <w:spacing w:after="0" w:line="480" w:lineRule="auto"/>
        <w:jc w:val="both"/>
        <w:rPr>
          <w:rStyle w:val="None"/>
          <w:b w:val="1"/>
          <w:bCs w:val="1"/>
          <w:i w:val="1"/>
          <w:iCs w:val="1"/>
          <w:sz w:val="24"/>
          <w:szCs w:val="24"/>
        </w:rPr>
      </w:pPr>
      <w:r>
        <w:rPr>
          <w:rStyle w:val="None"/>
          <w:b w:val="1"/>
          <w:bCs w:val="1"/>
          <w:i w:val="1"/>
          <w:iCs w:val="1"/>
          <w:sz w:val="24"/>
          <w:szCs w:val="24"/>
          <w:rtl w:val="0"/>
          <w:lang w:val="en-US"/>
        </w:rPr>
        <w:t xml:space="preserve">Shelter Construction </w:t>
      </w:r>
    </w:p>
    <w:p>
      <w:pPr>
        <w:pStyle w:val="Body A"/>
        <w:spacing w:after="0" w:line="480" w:lineRule="auto"/>
        <w:ind w:firstLine="720"/>
        <w:jc w:val="both"/>
        <w:rPr>
          <w:ins w:id="199" w:date="2020-06-01T14:56:26Z" w:author="zenrunner"/>
          <w:rStyle w:val="None"/>
          <w:sz w:val="24"/>
          <w:szCs w:val="24"/>
        </w:rPr>
      </w:pPr>
      <w:r>
        <w:rPr>
          <w:rStyle w:val="None"/>
          <w:sz w:val="24"/>
          <w:szCs w:val="24"/>
          <w:rtl w:val="0"/>
          <w:lang w:val="en-US"/>
        </w:rPr>
        <w:t xml:space="preserve">Shelters were constructed using PVC piping and UV permeable shade cloths at three permeabilities including 15%, 50%, and 90%. The open at 0% light blockage served as </w:t>
      </w:r>
      <w:ins w:id="200" w:date="2020-06-01T14:45:26Z" w:author="zenrunner">
        <w:r>
          <w:rPr>
            <w:rStyle w:val="None"/>
            <w:sz w:val="24"/>
            <w:szCs w:val="24"/>
            <w:rtl w:val="0"/>
            <w:lang w:val="en-US"/>
          </w:rPr>
          <w:t xml:space="preserve">the procedural </w:t>
        </w:r>
      </w:ins>
      <w:r>
        <w:rPr>
          <w:rStyle w:val="None"/>
          <w:sz w:val="24"/>
          <w:szCs w:val="24"/>
          <w:rtl w:val="0"/>
          <w:lang w:val="en-US"/>
        </w:rPr>
        <w:t>control</w:t>
      </w:r>
      <w:ins w:id="201" w:date="2020-06-01T14:45:46Z" w:author="zenrunner">
        <w:r>
          <w:rPr>
            <w:rStyle w:val="None"/>
            <w:sz w:val="24"/>
            <w:szCs w:val="24"/>
            <w:rtl w:val="0"/>
            <w:lang w:val="en-US"/>
          </w:rPr>
          <w:t xml:space="preserve"> because the frame was still deployed</w:t>
        </w:r>
      </w:ins>
      <w:r>
        <w:rPr>
          <w:rStyle w:val="None"/>
          <w:sz w:val="24"/>
          <w:szCs w:val="24"/>
          <w:rtl w:val="0"/>
          <w:lang w:val="en-US"/>
        </w:rPr>
        <w:t>. The cloths were attached to the PVC using zip ties (Figure 1). Table A (Supplementary Appendix) describes the number of pieces at specific dimensions and diameter needed to build each triangle or square shelter.</w:t>
      </w:r>
      <w:ins w:id="202" w:date="2020-06-01T14:46:04Z" w:author="zenrunner">
        <w:r>
          <w:rPr>
            <w:rStyle w:val="None"/>
            <w:sz w:val="24"/>
            <w:szCs w:val="24"/>
            <w:rtl w:val="0"/>
            <w:lang w:val="en-US"/>
          </w:rPr>
          <w:t xml:space="preserve"> T</w:t>
        </w:r>
      </w:ins>
      <w:del w:id="203" w:date="2020-06-01T14:46:03Z" w:author="zenrunner">
        <w:r>
          <w:rPr>
            <w:rStyle w:val="None"/>
            <w:sz w:val="24"/>
            <w:szCs w:val="24"/>
            <w:rtl w:val="0"/>
            <w:lang w:val="en-US"/>
          </w:rPr>
          <w:delText>T</w:delText>
        </w:r>
      </w:del>
      <w:r>
        <w:rPr>
          <w:rStyle w:val="None"/>
          <w:sz w:val="24"/>
          <w:szCs w:val="24"/>
          <w:rtl w:val="0"/>
          <w:lang w:val="en-US"/>
        </w:rPr>
        <w:t>here were six replicates of each shape</w:t>
      </w:r>
      <w:ins w:id="204" w:date="2020-06-01T14:46:11Z" w:author="zenrunner">
        <w:r>
          <w:rPr>
            <w:rStyle w:val="None"/>
            <w:sz w:val="24"/>
            <w:szCs w:val="24"/>
            <w:rtl w:val="0"/>
            <w:lang w:val="en-US"/>
          </w:rPr>
          <w:t xml:space="preserve">. </w:t>
        </w:r>
      </w:ins>
      <w:del w:id="205" w:date="2020-06-01T14:46:15Z" w:author="zenrunner">
        <w:r>
          <w:rPr>
            <w:rStyle w:val="None"/>
            <w:sz w:val="24"/>
            <w:szCs w:val="24"/>
            <w:rtl w:val="0"/>
            <w:lang w:val="en-US"/>
          </w:rPr>
          <w:delText>-two</w:delText>
        </w:r>
      </w:del>
      <w:ins w:id="206" w:date="2020-06-01T14:46:16Z" w:author="zenrunner">
        <w:r>
          <w:rPr>
            <w:rStyle w:val="None"/>
            <w:sz w:val="24"/>
            <w:szCs w:val="24"/>
            <w:rtl w:val="0"/>
            <w:lang w:val="en-US"/>
          </w:rPr>
          <w:t>Two</w:t>
        </w:r>
      </w:ins>
      <w:r>
        <w:rPr>
          <w:rStyle w:val="None"/>
          <w:sz w:val="24"/>
          <w:szCs w:val="24"/>
          <w:rtl w:val="0"/>
          <w:lang w:val="en-US"/>
        </w:rPr>
        <w:t xml:space="preserve"> </w:t>
      </w:r>
      <w:del w:id="207" w:date="2020-06-01T14:46:20Z" w:author="zenrunner">
        <w:r>
          <w:rPr>
            <w:rStyle w:val="None"/>
            <w:sz w:val="24"/>
            <w:szCs w:val="24"/>
            <w:rtl w:val="0"/>
            <w:lang w:val="en-US"/>
          </w:rPr>
          <w:delText>pertaining to</w:delText>
        </w:r>
      </w:del>
      <w:ins w:id="208" w:date="2020-06-01T14:46:20Z" w:author="zenrunner">
        <w:r>
          <w:rPr>
            <w:rStyle w:val="None"/>
            <w:sz w:val="24"/>
            <w:szCs w:val="24"/>
            <w:rtl w:val="0"/>
            <w:lang w:val="en-US"/>
          </w:rPr>
          <w:t>for</w:t>
        </w:r>
      </w:ins>
      <w:r>
        <w:rPr>
          <w:rStyle w:val="None"/>
          <w:sz w:val="24"/>
          <w:szCs w:val="24"/>
          <w:rtl w:val="0"/>
          <w:lang w:val="en-US"/>
        </w:rPr>
        <w:t xml:space="preserve"> each blockage percentage</w:t>
      </w:r>
      <w:ins w:id="209" w:date="2020-06-01T14:46:23Z" w:author="zenrunner">
        <w:r>
          <w:rPr>
            <w:rStyle w:val="None"/>
            <w:sz w:val="24"/>
            <w:szCs w:val="24"/>
            <w:rtl w:val="0"/>
            <w:lang w:val="en-US"/>
          </w:rPr>
          <w:t xml:space="preserve"> </w:t>
        </w:r>
      </w:ins>
      <w:del w:id="210" w:date="2020-06-01T14:46:23Z" w:author="zenrunner">
        <w:r>
          <w:rPr>
            <w:rStyle w:val="None"/>
            <w:sz w:val="24"/>
            <w:szCs w:val="24"/>
            <w:rtl w:val="0"/>
            <w:lang w:val="en-US"/>
          </w:rPr>
          <w:delText>-</w:delText>
        </w:r>
      </w:del>
      <w:r>
        <w:rPr>
          <w:rStyle w:val="None"/>
          <w:sz w:val="24"/>
          <w:szCs w:val="24"/>
          <w:rtl w:val="0"/>
          <w:lang w:val="en-US"/>
        </w:rPr>
        <w:t>for a total of 12 replicates. Pipes were slid onto metal stakes</w:t>
      </w:r>
      <w:ins w:id="211" w:date="2020-06-01T14:52:33Z" w:author="zenrunner">
        <w:r>
          <w:rPr>
            <w:rStyle w:val="None"/>
            <w:sz w:val="24"/>
            <w:szCs w:val="24"/>
            <w:rtl w:val="0"/>
            <w:lang w:val="en-US"/>
          </w:rPr>
          <w:t xml:space="preserve"> and secured</w:t>
        </w:r>
      </w:ins>
      <w:del w:id="212" w:date="2020-06-01T14:46:37Z" w:author="zenrunner">
        <w:r>
          <w:rPr>
            <w:rStyle w:val="None"/>
            <w:sz w:val="24"/>
            <w:szCs w:val="24"/>
            <w:rtl w:val="0"/>
            <w:lang w:val="en-US"/>
          </w:rPr>
          <w:delText>, which were hammered</w:delText>
        </w:r>
      </w:del>
      <w:r>
        <w:rPr>
          <w:rStyle w:val="None"/>
          <w:sz w:val="24"/>
          <w:szCs w:val="24"/>
          <w:rtl w:val="0"/>
          <w:lang w:val="en-US"/>
        </w:rPr>
        <w:t xml:space="preserve"> into ground for stability (Supplementary Appendix; B). Latitude and longitude </w:t>
      </w:r>
      <w:del w:id="213" w:date="2020-06-01T14:52:39Z" w:author="zenrunner">
        <w:r>
          <w:rPr>
            <w:rStyle w:val="None"/>
            <w:sz w:val="24"/>
            <w:szCs w:val="24"/>
            <w:rtl w:val="0"/>
            <w:lang w:val="en-US"/>
          </w:rPr>
          <w:delText xml:space="preserve">coordinates </w:delText>
        </w:r>
      </w:del>
      <w:r>
        <w:rPr>
          <w:rStyle w:val="None"/>
          <w:sz w:val="24"/>
          <w:szCs w:val="24"/>
          <w:rtl w:val="0"/>
          <w:lang w:val="en-US"/>
        </w:rPr>
        <w:t xml:space="preserve">of each shelter-open pair was also recorded (H; Supplementary Appendix). </w:t>
      </w:r>
      <w:ins w:id="214" w:date="2020-06-01T14:56:26Z" w:author="zenrunner">
        <w:r>
          <w:rPr>
            <w:rStyle w:val="None"/>
            <w:sz w:val="24"/>
            <w:szCs w:val="24"/>
            <w:rtl w:val="0"/>
            <w:lang w:val="en-US"/>
          </w:rPr>
          <w:t xml:space="preserve"> maybe set up as triplicate - ie shelter, shrub, and open and describe like that instead? so explain how you set up the three treatments - shelter, shrub, and open - then have a paragraph for shelter, then for shrub, and then for open (maybe do not need much for that - just within 1m etc.., no shrubs are major vegetation etc?</w:t>
        </w:r>
      </w:ins>
    </w:p>
    <w:p>
      <w:pPr>
        <w:pStyle w:val="Body A"/>
        <w:spacing w:after="0" w:line="480" w:lineRule="auto"/>
        <w:ind w:firstLine="720"/>
        <w:jc w:val="both"/>
        <w:rPr>
          <w:ins w:id="215" w:date="2020-06-01T14:56:33Z" w:author="zenrunner"/>
          <w:rStyle w:val="None"/>
          <w:sz w:val="24"/>
          <w:szCs w:val="24"/>
        </w:rPr>
      </w:pPr>
      <w:r>
        <w:rPr>
          <w:rStyle w:val="None"/>
          <w:sz w:val="24"/>
          <w:szCs w:val="24"/>
          <w:rtl w:val="0"/>
          <w:lang w:val="en-US"/>
        </w:rPr>
        <w:t xml:space="preserve">Rectangular (referred to as square in stats) shelters consisted of two sides with two 61 cm </w:t>
      </w:r>
      <w:r>
        <w:rPr>
          <w:rStyle w:val="None"/>
          <w:sz w:val="24"/>
          <w:szCs w:val="24"/>
          <w:rtl w:val="0"/>
          <w:lang w:val="en-US"/>
        </w:rPr>
        <w:t xml:space="preserve">½ </w:t>
      </w:r>
      <w:r>
        <w:rPr>
          <w:rStyle w:val="None"/>
          <w:sz w:val="24"/>
          <w:szCs w:val="24"/>
          <w:rtl w:val="0"/>
          <w:lang w:val="en-US"/>
        </w:rPr>
        <w:t xml:space="preserve">inch pipes facing the ground connected to a 61 cm </w:t>
      </w:r>
      <w:r>
        <w:rPr>
          <w:rStyle w:val="None"/>
          <w:sz w:val="24"/>
          <w:szCs w:val="24"/>
          <w:rtl w:val="0"/>
          <w:lang w:val="en-US"/>
        </w:rPr>
        <w:t xml:space="preserve">¾ </w:t>
      </w:r>
      <w:r>
        <w:rPr>
          <w:rStyle w:val="None"/>
          <w:sz w:val="24"/>
          <w:szCs w:val="24"/>
          <w:rtl w:val="0"/>
          <w:lang w:val="en-US"/>
        </w:rPr>
        <w:t>inch pipe using a 90</w:t>
      </w:r>
      <w:r>
        <w:rPr>
          <w:rStyle w:val="None"/>
          <w:sz w:val="24"/>
          <w:szCs w:val="24"/>
          <w:rtl w:val="0"/>
          <w:lang w:val="en-US"/>
        </w:rPr>
        <w:t xml:space="preserve">° </w:t>
      </w:r>
      <w:r>
        <w:rPr>
          <w:rStyle w:val="None"/>
          <w:sz w:val="24"/>
          <w:szCs w:val="24"/>
          <w:rtl w:val="0"/>
          <w:lang w:val="en-US"/>
        </w:rPr>
        <w:t xml:space="preserve">elbow. Triangular shelters were built using a 75 cm </w:t>
      </w:r>
      <w:r>
        <w:rPr>
          <w:rStyle w:val="None"/>
          <w:sz w:val="24"/>
          <w:szCs w:val="24"/>
          <w:rtl w:val="0"/>
          <w:lang w:val="en-US"/>
        </w:rPr>
        <w:t xml:space="preserve">¾ </w:t>
      </w:r>
      <w:r>
        <w:rPr>
          <w:rStyle w:val="None"/>
          <w:sz w:val="24"/>
          <w:szCs w:val="24"/>
          <w:rtl w:val="0"/>
          <w:lang w:val="en-US"/>
        </w:rPr>
        <w:t xml:space="preserve">inch top pipe connected to a </w:t>
      </w:r>
      <w:r>
        <w:rPr>
          <w:rStyle w:val="None"/>
          <w:sz w:val="24"/>
          <w:szCs w:val="24"/>
          <w:rtl w:val="0"/>
          <w:lang w:val="en-US"/>
        </w:rPr>
        <w:t xml:space="preserve">½ </w:t>
      </w:r>
      <w:r>
        <w:rPr>
          <w:rStyle w:val="None"/>
          <w:sz w:val="24"/>
          <w:szCs w:val="24"/>
          <w:rtl w:val="0"/>
          <w:lang w:val="en-US"/>
        </w:rPr>
        <w:t xml:space="preserve">inch to </w:t>
      </w:r>
      <w:r>
        <w:rPr>
          <w:rStyle w:val="None"/>
          <w:sz w:val="24"/>
          <w:szCs w:val="24"/>
          <w:rtl w:val="0"/>
          <w:lang w:val="en-US"/>
        </w:rPr>
        <w:t xml:space="preserve">¾ </w:t>
      </w:r>
      <w:r>
        <w:rPr>
          <w:rStyle w:val="None"/>
          <w:sz w:val="24"/>
          <w:szCs w:val="24"/>
          <w:rtl w:val="0"/>
          <w:lang w:val="en-US"/>
        </w:rPr>
        <w:t xml:space="preserve">inch adapter. The adapter was then attached to a </w:t>
      </w:r>
      <w:r>
        <w:rPr>
          <w:rStyle w:val="None"/>
          <w:sz w:val="24"/>
          <w:szCs w:val="24"/>
          <w:rtl w:val="0"/>
          <w:lang w:val="en-US"/>
        </w:rPr>
        <w:t xml:space="preserve">½ </w:t>
      </w:r>
      <w:r>
        <w:rPr>
          <w:rStyle w:val="None"/>
          <w:sz w:val="24"/>
          <w:szCs w:val="24"/>
          <w:rtl w:val="0"/>
          <w:lang w:val="en-US"/>
        </w:rPr>
        <w:t>inch 3-way 90</w:t>
      </w:r>
      <w:r>
        <w:rPr>
          <w:rStyle w:val="None"/>
          <w:sz w:val="24"/>
          <w:szCs w:val="24"/>
          <w:rtl w:val="0"/>
          <w:lang w:val="en-US"/>
        </w:rPr>
        <w:t xml:space="preserve">° </w:t>
      </w:r>
      <w:r>
        <w:rPr>
          <w:rStyle w:val="None"/>
          <w:sz w:val="24"/>
          <w:szCs w:val="24"/>
          <w:rtl w:val="0"/>
          <w:lang w:val="en-US"/>
        </w:rPr>
        <w:t xml:space="preserve">elbow fitted with two 61 cm </w:t>
      </w:r>
      <w:r>
        <w:rPr>
          <w:rStyle w:val="None"/>
          <w:sz w:val="24"/>
          <w:szCs w:val="24"/>
          <w:rtl w:val="0"/>
          <w:lang w:val="en-US"/>
        </w:rPr>
        <w:t xml:space="preserve">½ </w:t>
      </w:r>
      <w:r>
        <w:rPr>
          <w:rStyle w:val="None"/>
          <w:sz w:val="24"/>
          <w:szCs w:val="24"/>
          <w:rtl w:val="0"/>
          <w:lang w:val="en-US"/>
        </w:rPr>
        <w:t xml:space="preserve">pipes. Cloths were used to cover two side of the triangular shelters and three sides of the rectangular shelters. The cardinal direction or orientation of each shelter was decided using a random number table and recorded. Shelters were inspected weekly throughout deployment. </w:t>
      </w:r>
    </w:p>
    <w:p>
      <w:pPr>
        <w:pStyle w:val="Body A"/>
        <w:spacing w:after="0" w:line="480" w:lineRule="auto"/>
        <w:ind w:firstLine="720"/>
        <w:jc w:val="both"/>
        <w:rPr>
          <w:rStyle w:val="None"/>
          <w:sz w:val="24"/>
          <w:szCs w:val="24"/>
        </w:rPr>
      </w:pPr>
    </w:p>
    <w:p>
      <w:pPr>
        <w:pStyle w:val="Body A"/>
        <w:spacing w:after="0" w:line="480" w:lineRule="auto"/>
        <w:jc w:val="both"/>
        <w:rPr>
          <w:rStyle w:val="None"/>
          <w:b w:val="1"/>
          <w:bCs w:val="1"/>
          <w:i w:val="1"/>
          <w:iCs w:val="1"/>
          <w:sz w:val="24"/>
          <w:szCs w:val="24"/>
        </w:rPr>
      </w:pPr>
      <w:r>
        <w:rPr>
          <w:rStyle w:val="None"/>
          <w:b w:val="1"/>
          <w:bCs w:val="1"/>
          <w:i w:val="1"/>
          <w:iCs w:val="1"/>
          <w:sz w:val="24"/>
          <w:szCs w:val="24"/>
          <w:rtl w:val="0"/>
          <w:lang w:val="en-US"/>
        </w:rPr>
        <w:t>Shelter Micro-climatic Measurements</w:t>
      </w:r>
    </w:p>
    <w:p>
      <w:pPr>
        <w:pStyle w:val="Body A"/>
        <w:spacing w:after="0" w:line="480" w:lineRule="auto"/>
        <w:ind w:firstLine="720"/>
        <w:jc w:val="both"/>
        <w:rPr>
          <w:rStyle w:val="None"/>
          <w:sz w:val="24"/>
          <w:szCs w:val="24"/>
        </w:rPr>
      </w:pPr>
      <w:r>
        <w:rPr>
          <w:rStyle w:val="None"/>
          <w:sz w:val="24"/>
          <w:szCs w:val="24"/>
          <w:rtl w:val="0"/>
          <w:lang w:val="en-US"/>
        </w:rPr>
        <w:t>To measure the difference in light and temperature within shelters and between shelters and open microsites</w:t>
      </w:r>
      <w:ins w:id="216" w:date="2020-06-01T14:56:46Z" w:author="zenrunner">
        <w:r>
          <w:rPr>
            <w:rStyle w:val="None"/>
            <w:sz w:val="24"/>
            <w:szCs w:val="24"/>
            <w:rtl w:val="0"/>
            <w:lang w:val="en-US"/>
          </w:rPr>
          <w:t xml:space="preserve"> and shrubs?</w:t>
        </w:r>
      </w:ins>
      <w:r>
        <w:rPr>
          <w:rStyle w:val="None"/>
          <w:sz w:val="24"/>
          <w:szCs w:val="24"/>
          <w:rtl w:val="0"/>
          <w:lang w:val="en-US"/>
        </w:rPr>
        <w:t>, Onset HOBO Temperature/Light Pendant (8K) loggers were placed inside and directly outside to the right of the shelters. A total of 24 pendants were used, where each pendant was tied to a plastic stake using a zip tie, recording data at 1 hour intervals. Stakes were hammered into the ground until stable with ~10 cm remaining above ground. This was done to ensure that logger data were not influence</w:t>
      </w:r>
      <w:ins w:id="217" w:date="2020-06-01T14:57:00Z" w:author="zenrunner">
        <w:r>
          <w:rPr>
            <w:rStyle w:val="None"/>
            <w:sz w:val="24"/>
            <w:szCs w:val="24"/>
            <w:rtl w:val="0"/>
            <w:lang w:val="en-US"/>
          </w:rPr>
          <w:t>d</w:t>
        </w:r>
      </w:ins>
      <w:r>
        <w:rPr>
          <w:rStyle w:val="None"/>
          <w:sz w:val="24"/>
          <w:szCs w:val="24"/>
          <w:rtl w:val="0"/>
          <w:lang w:val="en-US"/>
        </w:rPr>
        <w:t xml:space="preserve"> by ground cover and true ambient conditions both inside and in the open were recorded. Air temperature (</w:t>
      </w:r>
      <w:r>
        <w:rPr>
          <w:rStyle w:val="None"/>
          <w:sz w:val="24"/>
          <w:szCs w:val="24"/>
          <w:rtl w:val="0"/>
          <w:lang w:val="en-US"/>
        </w:rPr>
        <w:t>°</w:t>
      </w:r>
      <w:r>
        <w:rPr>
          <w:rStyle w:val="None"/>
          <w:sz w:val="24"/>
          <w:szCs w:val="24"/>
          <w:rtl w:val="0"/>
          <w:lang w:val="en-US"/>
        </w:rPr>
        <w:t>F) and light intensity (lum/ft</w:t>
      </w:r>
      <w:r>
        <w:rPr>
          <w:rStyle w:val="None"/>
          <w:sz w:val="24"/>
          <w:szCs w:val="24"/>
          <w:vertAlign w:val="superscript"/>
          <w:rtl w:val="0"/>
          <w:lang w:val="en-US"/>
        </w:rPr>
        <w:t>2</w:t>
      </w:r>
      <w:r>
        <w:rPr>
          <w:rStyle w:val="None"/>
          <w:sz w:val="24"/>
          <w:szCs w:val="24"/>
          <w:rtl w:val="0"/>
          <w:lang w:val="en-US"/>
        </w:rPr>
        <w:t>) were recorded hourly</w:t>
      </w:r>
      <w:ins w:id="218" w:date="2020-06-01T14:57:26Z" w:author="zenrunner">
        <w:r>
          <w:rPr>
            <w:rStyle w:val="None"/>
            <w:sz w:val="24"/>
            <w:szCs w:val="24"/>
            <w:rtl w:val="0"/>
            <w:lang w:val="en-US"/>
          </w:rPr>
          <w:t xml:space="preserve"> - were they? or were they recorded at higher frequencies then summarized to hourly?</w:t>
        </w:r>
      </w:ins>
      <w:r>
        <w:rPr>
          <w:rStyle w:val="None"/>
          <w:sz w:val="24"/>
          <w:szCs w:val="24"/>
          <w:rtl w:val="0"/>
          <w:lang w:val="en-US"/>
        </w:rPr>
        <w:t>. Loggers were placed out mid-May and collected in mid-June to account for spring-summer seasonal variation</w:t>
      </w:r>
      <w:ins w:id="219" w:date="2020-06-01T14:57:33Z" w:author="zenrunner">
        <w:r>
          <w:rPr>
            <w:rStyle w:val="None"/>
            <w:sz w:val="24"/>
            <w:szCs w:val="24"/>
            <w:rtl w:val="0"/>
            <w:lang w:val="en-US"/>
          </w:rPr>
          <w:t xml:space="preserve"> - good</w:t>
        </w:r>
      </w:ins>
      <w:r>
        <w:rPr>
          <w:rStyle w:val="None"/>
          <w:sz w:val="24"/>
          <w:szCs w:val="24"/>
          <w:rtl w:val="0"/>
          <w:lang w:val="en-US"/>
        </w:rPr>
        <w:t xml:space="preserve">.  </w:t>
      </w:r>
    </w:p>
    <w:p>
      <w:pPr>
        <w:pStyle w:val="Body A"/>
        <w:spacing w:after="0" w:line="480" w:lineRule="auto"/>
        <w:jc w:val="both"/>
        <w:rPr>
          <w:rStyle w:val="None"/>
          <w:b w:val="1"/>
          <w:bCs w:val="1"/>
          <w:i w:val="1"/>
          <w:iCs w:val="1"/>
          <w:sz w:val="24"/>
          <w:szCs w:val="24"/>
        </w:rPr>
      </w:pPr>
      <w:r>
        <w:rPr>
          <w:rStyle w:val="None"/>
          <w:b w:val="1"/>
          <w:bCs w:val="1"/>
          <w:i w:val="1"/>
          <w:iCs w:val="1"/>
          <w:sz w:val="24"/>
          <w:szCs w:val="24"/>
          <w:rtl w:val="0"/>
          <w:lang w:val="en-US"/>
        </w:rPr>
        <w:t>Shrub Micro-climatic Measurements</w:t>
      </w:r>
    </w:p>
    <w:p>
      <w:pPr>
        <w:pStyle w:val="Body A"/>
        <w:spacing w:after="0" w:line="480" w:lineRule="auto"/>
        <w:ind w:firstLine="720"/>
        <w:jc w:val="both"/>
        <w:rPr>
          <w:rStyle w:val="None"/>
          <w:sz w:val="24"/>
          <w:szCs w:val="24"/>
        </w:rPr>
      </w:pPr>
      <w:r>
        <w:rPr>
          <w:rStyle w:val="None"/>
          <w:sz w:val="24"/>
          <w:szCs w:val="24"/>
          <w:rtl w:val="0"/>
          <w:lang w:val="en-US"/>
        </w:rPr>
        <w:t xml:space="preserve">A set of Onset HOBO Temperature/Light Pendant (8K) (one soil and one ambient) were placed below the base of </w:t>
      </w:r>
      <w:ins w:id="220" w:date="2020-06-01T14:57:43Z" w:author="zenrunner">
        <w:r>
          <w:rPr>
            <w:rStyle w:val="None"/>
            <w:sz w:val="24"/>
            <w:szCs w:val="24"/>
            <w:rtl w:val="0"/>
            <w:lang w:val="en-US"/>
          </w:rPr>
          <w:t xml:space="preserve">Ephedra californica </w:t>
        </w:r>
      </w:ins>
      <w:r>
        <w:rPr>
          <w:rStyle w:val="None"/>
          <w:sz w:val="24"/>
          <w:szCs w:val="24"/>
          <w:rtl w:val="0"/>
          <w:lang w:val="en-US"/>
        </w:rPr>
        <w:t>shrub canop</w:t>
      </w:r>
      <w:ins w:id="221" w:date="2020-06-01T14:57:48Z" w:author="zenrunner">
        <w:r>
          <w:rPr>
            <w:rStyle w:val="None"/>
            <w:sz w:val="24"/>
            <w:szCs w:val="24"/>
            <w:rtl w:val="0"/>
            <w:lang w:val="en-US"/>
          </w:rPr>
          <w:t>ies</w:t>
        </w:r>
      </w:ins>
      <w:del w:id="222" w:date="2020-06-01T14:57:47Z" w:author="zenrunner">
        <w:r>
          <w:rPr>
            <w:rStyle w:val="None"/>
            <w:sz w:val="24"/>
            <w:szCs w:val="24"/>
            <w:rtl w:val="0"/>
            <w:lang w:val="en-US"/>
          </w:rPr>
          <w:delText>y</w:delText>
        </w:r>
      </w:del>
      <w:r>
        <w:rPr>
          <w:rStyle w:val="None"/>
          <w:sz w:val="24"/>
          <w:szCs w:val="24"/>
          <w:rtl w:val="0"/>
          <w:lang w:val="en-US"/>
        </w:rPr>
        <w:t xml:space="preserve"> microsite to log temperature and light intensity data in 1 hour intervals. The ambient pendants were secured to pegs using the same protocol as above. Latitude and longitude coordinates of each shrub were recorded upon deployment of loggers. There were 7 shrub microsites resulting in a total of 14 loggers being used (I; Supplementary Appendix). </w:t>
      </w:r>
      <w:ins w:id="223" w:date="2020-06-01T15:00:28Z" w:author="zenrunner">
        <w:r>
          <w:rPr>
            <w:rStyle w:val="None"/>
            <w:sz w:val="24"/>
            <w:szCs w:val="24"/>
            <w:rtl w:val="0"/>
            <w:lang w:val="en-US"/>
          </w:rPr>
          <w:t xml:space="preserve"> did you measure shrub sizes? did you measure other vegetation cover - under shrub, open or under shelters? was the ground bare?</w:t>
        </w:r>
      </w:ins>
    </w:p>
    <w:p>
      <w:pPr>
        <w:pStyle w:val="Body A"/>
        <w:spacing w:after="0" w:line="480" w:lineRule="auto"/>
        <w:jc w:val="both"/>
        <w:rPr>
          <w:rStyle w:val="None"/>
          <w:b w:val="1"/>
          <w:bCs w:val="1"/>
          <w:i w:val="1"/>
          <w:iCs w:val="1"/>
          <w:sz w:val="24"/>
          <w:szCs w:val="24"/>
        </w:rPr>
      </w:pPr>
      <w:ins w:id="224" w:date="2020-06-01T15:00:42Z" w:author="zenrunner">
        <w:r>
          <w:rPr>
            <w:rStyle w:val="None"/>
            <w:b w:val="1"/>
            <w:bCs w:val="1"/>
            <w:sz w:val="24"/>
            <w:szCs w:val="24"/>
            <w:rtl w:val="0"/>
            <w:lang w:val="en-US"/>
          </w:rPr>
          <w:t>Site-level climate</w:t>
        </w:r>
      </w:ins>
      <w:del w:id="225" w:date="2020-06-01T15:00:38Z" w:author="zenrunner">
        <w:r>
          <w:rPr>
            <w:rStyle w:val="None"/>
            <w:b w:val="1"/>
            <w:bCs w:val="1"/>
            <w:i w:val="1"/>
            <w:iCs w:val="1"/>
            <w:sz w:val="24"/>
            <w:szCs w:val="24"/>
            <w:rtl w:val="0"/>
            <w:lang w:val="en-US"/>
          </w:rPr>
          <w:delText>Macro-climatic</w:delText>
        </w:r>
      </w:del>
      <w:r>
        <w:rPr>
          <w:rStyle w:val="None"/>
          <w:b w:val="1"/>
          <w:bCs w:val="1"/>
          <w:i w:val="1"/>
          <w:iCs w:val="1"/>
          <w:sz w:val="24"/>
          <w:szCs w:val="24"/>
          <w:rtl w:val="0"/>
          <w:lang w:val="en-US"/>
        </w:rPr>
        <w:t xml:space="preserve"> </w:t>
      </w:r>
      <w:ins w:id="226" w:date="2020-06-01T15:00:54Z" w:author="zenrunner">
        <w:r>
          <w:rPr>
            <w:rStyle w:val="None"/>
            <w:b w:val="1"/>
            <w:bCs w:val="1"/>
            <w:i w:val="1"/>
            <w:iCs w:val="1"/>
            <w:sz w:val="24"/>
            <w:szCs w:val="24"/>
            <w:rtl w:val="0"/>
            <w:lang w:val="en-US"/>
          </w:rPr>
          <w:t>m</w:t>
        </w:r>
      </w:ins>
      <w:del w:id="227" w:date="2020-06-01T15:00:53Z" w:author="zenrunner">
        <w:r>
          <w:rPr>
            <w:rStyle w:val="None"/>
            <w:b w:val="1"/>
            <w:bCs w:val="1"/>
            <w:i w:val="1"/>
            <w:iCs w:val="1"/>
            <w:sz w:val="24"/>
            <w:szCs w:val="24"/>
            <w:rtl w:val="0"/>
            <w:lang w:val="en-US"/>
          </w:rPr>
          <w:delText>M</w:delText>
        </w:r>
      </w:del>
      <w:r>
        <w:rPr>
          <w:rStyle w:val="None"/>
          <w:b w:val="1"/>
          <w:bCs w:val="1"/>
          <w:i w:val="1"/>
          <w:iCs w:val="1"/>
          <w:sz w:val="24"/>
          <w:szCs w:val="24"/>
          <w:rtl w:val="0"/>
          <w:lang w:val="en-US"/>
        </w:rPr>
        <w:t>e</w:t>
      </w:r>
      <w:r>
        <w:rPr>
          <w:rStyle w:val="None"/>
          <w:b w:val="1"/>
          <w:bCs w:val="1"/>
          <w:i w:val="1"/>
          <w:iCs w:val="1"/>
          <w:sz w:val="24"/>
          <w:szCs w:val="24"/>
          <w:rtl w:val="0"/>
          <w:lang w:val="en-US"/>
        </w:rPr>
        <w:t>asurements</w:t>
      </w:r>
    </w:p>
    <w:p>
      <w:pPr>
        <w:pStyle w:val="Body A"/>
        <w:spacing w:after="0" w:line="480" w:lineRule="auto"/>
        <w:ind w:firstLine="720"/>
        <w:jc w:val="both"/>
        <w:rPr>
          <w:rStyle w:val="None"/>
          <w:outline w:val="0"/>
          <w:color w:val="000000"/>
          <w:sz w:val="24"/>
          <w:szCs w:val="24"/>
          <w:u w:val="none" w:color="000000"/>
          <w14:textFill>
            <w14:solidFill>
              <w14:srgbClr w14:val="000000"/>
            </w14:solidFill>
          </w14:textFill>
        </w:rPr>
      </w:pPr>
      <w:del w:id="228" w:date="2020-06-01T15:01:03Z" w:author="zenrunner">
        <w:r>
          <w:rPr>
            <w:rStyle w:val="None"/>
            <w:sz w:val="24"/>
            <w:szCs w:val="24"/>
            <w:rtl w:val="0"/>
            <w:lang w:val="en-US"/>
          </w:rPr>
          <w:delText>Hourly w</w:delText>
        </w:r>
      </w:del>
      <w:ins w:id="229" w:date="2020-06-01T15:01:03Z" w:author="zenrunner">
        <w:r>
          <w:rPr>
            <w:rStyle w:val="None"/>
            <w:sz w:val="24"/>
            <w:szCs w:val="24"/>
            <w:rtl w:val="0"/>
            <w:lang w:val="en-US"/>
          </w:rPr>
          <w:t>W</w:t>
        </w:r>
      </w:ins>
      <w:r>
        <w:rPr>
          <w:rStyle w:val="None"/>
          <w:sz w:val="24"/>
          <w:szCs w:val="24"/>
          <w:rtl w:val="0"/>
          <w:lang w:val="en-US"/>
        </w:rPr>
        <w:t xml:space="preserve">eather data were download for the study site for the </w:t>
      </w:r>
      <w:del w:id="230" w:date="2020-06-01T15:01:08Z" w:author="zenrunner">
        <w:r>
          <w:rPr>
            <w:rStyle w:val="None"/>
            <w:sz w:val="24"/>
            <w:szCs w:val="24"/>
            <w:rtl w:val="0"/>
            <w:lang w:val="en-US"/>
          </w:rPr>
          <w:delText xml:space="preserve">total </w:delText>
        </w:r>
      </w:del>
      <w:r>
        <w:rPr>
          <w:rStyle w:val="None"/>
          <w:sz w:val="24"/>
          <w:szCs w:val="24"/>
          <w:rtl w:val="0"/>
          <w:lang w:val="en-US"/>
        </w:rPr>
        <w:t>duration of the study (</w:t>
      </w:r>
      <w:r>
        <w:rPr>
          <w:rStyle w:val="None"/>
          <w:sz w:val="24"/>
          <w:szCs w:val="24"/>
          <w:rtl w:val="0"/>
          <w:lang w:val="en-US"/>
        </w:rPr>
        <w:t>Los Ba</w:t>
      </w:r>
      <w:r>
        <w:rPr>
          <w:rStyle w:val="None"/>
          <w:sz w:val="24"/>
          <w:szCs w:val="24"/>
          <w:shd w:val="clear" w:color="auto" w:fill="ffffff"/>
          <w:rtl w:val="0"/>
          <w:lang w:val="en-US"/>
        </w:rPr>
        <w:t>ñ</w:t>
      </w:r>
      <w:r>
        <w:rPr>
          <w:rStyle w:val="None"/>
          <w:sz w:val="24"/>
          <w:szCs w:val="24"/>
          <w:rtl w:val="0"/>
          <w:lang w:val="en-US"/>
        </w:rPr>
        <w:t xml:space="preserve">os Weather Station at </w:t>
      </w:r>
      <w:r>
        <w:rPr>
          <w:rStyle w:val="None"/>
          <w:outline w:val="0"/>
          <w:color w:val="1c1d1e"/>
          <w:sz w:val="24"/>
          <w:szCs w:val="24"/>
          <w:u w:color="1c1d1e"/>
          <w:rtl w:val="0"/>
          <w:lang w:val="en-US"/>
          <w14:textFill>
            <w14:solidFill>
              <w14:srgbClr w14:val="1C1D1E"/>
            </w14:solidFill>
          </w14:textFill>
        </w:rPr>
        <w:t>37</w:t>
      </w:r>
      <w:r>
        <w:rPr>
          <w:rStyle w:val="None"/>
          <w:outline w:val="0"/>
          <w:color w:val="1c1d1e"/>
          <w:sz w:val="24"/>
          <w:szCs w:val="24"/>
          <w:u w:color="1c1d1e"/>
          <w:rtl w:val="0"/>
          <w:lang w:val="en-US"/>
          <w14:textFill>
            <w14:solidFill>
              <w14:srgbClr w14:val="1C1D1E"/>
            </w14:solidFill>
          </w14:textFill>
        </w:rPr>
        <w:t>°</w:t>
      </w:r>
      <w:r>
        <w:rPr>
          <w:rStyle w:val="None"/>
          <w:outline w:val="0"/>
          <w:color w:val="1c1d1e"/>
          <w:sz w:val="24"/>
          <w:szCs w:val="24"/>
          <w:u w:color="1c1d1e"/>
          <w:rtl w:val="0"/>
          <w:lang w:val="en-US"/>
          <w14:textFill>
            <w14:solidFill>
              <w14:srgbClr w14:val="1C1D1E"/>
            </w14:solidFill>
          </w14:textFill>
        </w:rPr>
        <w:t>03.30</w:t>
      </w:r>
      <w:r>
        <w:rPr>
          <w:rStyle w:val="None"/>
          <w:outline w:val="0"/>
          <w:color w:val="1c1d1e"/>
          <w:sz w:val="24"/>
          <w:szCs w:val="24"/>
          <w:u w:color="1c1d1e"/>
          <w:rtl w:val="0"/>
          <w:lang w:val="en-US"/>
          <w14:textFill>
            <w14:solidFill>
              <w14:srgbClr w14:val="1C1D1E"/>
            </w14:solidFill>
          </w14:textFill>
        </w:rPr>
        <w:t>′</w:t>
      </w:r>
      <w:r>
        <w:rPr>
          <w:rStyle w:val="None"/>
          <w:outline w:val="0"/>
          <w:color w:val="1c1d1e"/>
          <w:sz w:val="24"/>
          <w:szCs w:val="24"/>
          <w:u w:color="1c1d1e"/>
          <w:rtl w:val="0"/>
          <w:lang w:val="en-US"/>
          <w14:textFill>
            <w14:solidFill>
              <w14:srgbClr w14:val="1C1D1E"/>
            </w14:solidFill>
          </w14:textFill>
        </w:rPr>
        <w:t>N, 120</w:t>
      </w:r>
      <w:r>
        <w:rPr>
          <w:rStyle w:val="None"/>
          <w:outline w:val="0"/>
          <w:color w:val="1c1d1e"/>
          <w:sz w:val="24"/>
          <w:szCs w:val="24"/>
          <w:u w:color="1c1d1e"/>
          <w:rtl w:val="0"/>
          <w:lang w:val="en-US"/>
          <w14:textFill>
            <w14:solidFill>
              <w14:srgbClr w14:val="1C1D1E"/>
            </w14:solidFill>
          </w14:textFill>
        </w:rPr>
        <w:t>°</w:t>
      </w:r>
      <w:r>
        <w:rPr>
          <w:rStyle w:val="None"/>
          <w:outline w:val="0"/>
          <w:color w:val="1c1d1e"/>
          <w:sz w:val="24"/>
          <w:szCs w:val="24"/>
          <w:u w:color="1c1d1e"/>
          <w:rtl w:val="0"/>
          <w:lang w:val="en-US"/>
          <w14:textFill>
            <w14:solidFill>
              <w14:srgbClr w14:val="1C1D1E"/>
            </w14:solidFill>
          </w14:textFill>
        </w:rPr>
        <w:t>51.00</w:t>
      </w:r>
      <w:r>
        <w:rPr>
          <w:rStyle w:val="None"/>
          <w:outline w:val="0"/>
          <w:color w:val="1c1d1e"/>
          <w:sz w:val="24"/>
          <w:szCs w:val="24"/>
          <w:u w:color="1c1d1e"/>
          <w:rtl w:val="0"/>
          <w:lang w:val="en-US"/>
          <w14:textFill>
            <w14:solidFill>
              <w14:srgbClr w14:val="1C1D1E"/>
            </w14:solidFill>
          </w14:textFill>
        </w:rPr>
        <w:t>′</w:t>
      </w:r>
      <w:r>
        <w:rPr>
          <w:rStyle w:val="None"/>
          <w:outline w:val="0"/>
          <w:color w:val="1c1d1e"/>
          <w:sz w:val="24"/>
          <w:szCs w:val="24"/>
          <w:u w:color="1c1d1e"/>
          <w:rtl w:val="0"/>
          <w:lang w:val="en-US"/>
          <w14:textFill>
            <w14:solidFill>
              <w14:srgbClr w14:val="1C1D1E"/>
            </w14:solidFill>
          </w14:textFill>
        </w:rPr>
        <w:t>W,</w:t>
      </w:r>
      <w:r>
        <w:rPr>
          <w:rStyle w:val="None"/>
          <w:rFonts w:ascii="Helvetica" w:hAnsi="Helvetica"/>
          <w:outline w:val="0"/>
          <w:color w:val="1c1d1e"/>
          <w:sz w:val="32"/>
          <w:szCs w:val="32"/>
          <w:u w:color="1c1d1e"/>
          <w:rtl w:val="0"/>
          <w:lang w:val="en-US"/>
          <w14:textFill>
            <w14:solidFill>
              <w14:srgbClr w14:val="1C1D1E"/>
            </w14:solidFill>
          </w14:textFill>
        </w:rPr>
        <w:t xml:space="preserve"> </w:t>
      </w:r>
      <w:r>
        <w:rPr>
          <w:rStyle w:val="Hyperlink.0"/>
          <w:rtl w:val="0"/>
          <w:lang w:val="en-US"/>
        </w:rPr>
        <w:t>http://www.usclimatedata.com/)</w:t>
      </w:r>
      <w:r>
        <w:rPr>
          <w:rStyle w:val="None"/>
          <w:outline w:val="0"/>
          <w:color w:val="000000"/>
          <w:sz w:val="24"/>
          <w:szCs w:val="24"/>
          <w:u w:val="none" w:color="000000"/>
          <w:rtl w:val="0"/>
          <w:lang w:val="en-US"/>
          <w14:textFill>
            <w14:solidFill>
              <w14:srgbClr w14:val="000000"/>
            </w14:solidFill>
          </w14:textFill>
        </w:rPr>
        <w:t xml:space="preserve">. </w:t>
      </w:r>
      <w:ins w:id="231" w:date="2020-06-01T15:01:21Z" w:author="zenrunner">
        <w:r>
          <w:rPr>
            <w:rStyle w:val="None"/>
            <w:outline w:val="0"/>
            <w:color w:val="000000"/>
            <w:sz w:val="24"/>
            <w:szCs w:val="24"/>
            <w:u w:val="none" w:color="000000"/>
            <w:rtl w:val="0"/>
            <w:lang w:val="en-US"/>
            <w14:textFill>
              <w14:solidFill>
                <w14:srgbClr w14:val="000000"/>
              </w14:solidFill>
            </w14:textFill>
          </w:rPr>
          <w:t>D</w:t>
        </w:r>
      </w:ins>
      <w:del w:id="232" w:date="2020-06-01T15:01:19Z" w:author="zenrunner">
        <w:r>
          <w:rPr>
            <w:rStyle w:val="None"/>
            <w:outline w:val="0"/>
            <w:color w:val="000000"/>
            <w:sz w:val="24"/>
            <w:szCs w:val="24"/>
            <w:u w:val="none" w:color="000000"/>
            <w:rtl w:val="0"/>
            <w:lang w:val="en-US"/>
            <w14:textFill>
              <w14:solidFill>
                <w14:srgbClr w14:val="000000"/>
              </w14:solidFill>
            </w14:textFill>
          </w:rPr>
          <w:delText>Factors such as d</w:delText>
        </w:r>
      </w:del>
      <w:r>
        <w:rPr>
          <w:rStyle w:val="None"/>
          <w:outline w:val="0"/>
          <w:color w:val="000000"/>
          <w:sz w:val="24"/>
          <w:szCs w:val="24"/>
          <w:u w:val="none" w:color="000000"/>
          <w:rtl w:val="0"/>
          <w:lang w:val="en-US"/>
          <w14:textFill>
            <w14:solidFill>
              <w14:srgbClr w14:val="000000"/>
            </w14:solidFill>
          </w14:textFill>
        </w:rPr>
        <w:t>ate, air</w:t>
      </w:r>
      <w:ins w:id="233" w:date="2020-06-01T15:01:35Z" w:author="zenrunner">
        <w:r>
          <w:rPr>
            <w:rStyle w:val="None"/>
            <w:outline w:val="0"/>
            <w:color w:val="000000"/>
            <w:sz w:val="24"/>
            <w:szCs w:val="24"/>
            <w:u w:val="none" w:color="000000"/>
            <w:rtl w:val="0"/>
            <w:lang w:val="en-US"/>
            <w14:textFill>
              <w14:solidFill>
                <w14:srgbClr w14:val="000000"/>
              </w14:solidFill>
            </w14:textFill>
          </w:rPr>
          <w:t xml:space="preserve"> temperature,</w:t>
        </w:r>
      </w:ins>
      <w:r>
        <w:rPr>
          <w:rStyle w:val="None"/>
          <w:outline w:val="0"/>
          <w:color w:val="000000"/>
          <w:sz w:val="24"/>
          <w:szCs w:val="24"/>
          <w:u w:val="none" w:color="000000"/>
          <w:rtl w:val="0"/>
          <w:lang w:val="en-US"/>
          <w14:textFill>
            <w14:solidFill>
              <w14:srgbClr w14:val="000000"/>
            </w14:solidFill>
          </w14:textFill>
        </w:rPr>
        <w:t xml:space="preserve"> and soil temperature (</w:t>
      </w:r>
      <w:r>
        <w:rPr>
          <w:rStyle w:val="None"/>
          <w:outline w:val="0"/>
          <w:color w:val="000000"/>
          <w:sz w:val="24"/>
          <w:szCs w:val="24"/>
          <w:u w:val="none" w:color="000000"/>
          <w:rtl w:val="0"/>
          <w:lang w:val="en-US"/>
          <w14:textFill>
            <w14:solidFill>
              <w14:srgbClr w14:val="000000"/>
            </w14:solidFill>
          </w14:textFill>
        </w:rPr>
        <w:t>°</w:t>
      </w:r>
      <w:r>
        <w:rPr>
          <w:rStyle w:val="None"/>
          <w:outline w:val="0"/>
          <w:color w:val="000000"/>
          <w:sz w:val="24"/>
          <w:szCs w:val="24"/>
          <w:u w:val="none" w:color="000000"/>
          <w:rtl w:val="0"/>
          <w:lang w:val="en-US"/>
          <w14:textFill>
            <w14:solidFill>
              <w14:srgbClr w14:val="000000"/>
            </w14:solidFill>
          </w14:textFill>
        </w:rPr>
        <w:t>F)</w:t>
      </w:r>
      <w:ins w:id="234" w:date="2020-06-01T15:01:41Z" w:author="zenrunner">
        <w:r>
          <w:rPr>
            <w:rStyle w:val="None"/>
            <w:outline w:val="0"/>
            <w:color w:val="000000"/>
            <w:sz w:val="24"/>
            <w:szCs w:val="24"/>
            <w:u w:val="none" w:color="000000"/>
            <w:rtl w:val="0"/>
            <w:lang w:val="en-US"/>
            <w14:textFill>
              <w14:solidFill>
                <w14:srgbClr w14:val="000000"/>
              </w14:solidFill>
            </w14:textFill>
          </w:rPr>
          <w:t xml:space="preserve"> with</w:t>
        </w:r>
      </w:ins>
      <w:del w:id="235" w:date="2020-06-01T15:01:39Z" w:author="zenrunner">
        <w:r>
          <w:rPr>
            <w:rStyle w:val="None"/>
            <w:outline w:val="0"/>
            <w:color w:val="000000"/>
            <w:sz w:val="24"/>
            <w:szCs w:val="24"/>
            <w:u w:val="none" w:color="000000"/>
            <w:rtl w:val="0"/>
            <w:lang w:val="en-US"/>
            <w14:textFill>
              <w14:solidFill>
                <w14:srgbClr w14:val="000000"/>
              </w14:solidFill>
            </w14:textFill>
          </w:rPr>
          <w:delText>,</w:delText>
        </w:r>
      </w:del>
      <w:r>
        <w:rPr>
          <w:rStyle w:val="None"/>
          <w:outline w:val="0"/>
          <w:color w:val="000000"/>
          <w:sz w:val="24"/>
          <w:szCs w:val="24"/>
          <w:u w:val="none" w:color="000000"/>
          <w:rtl w:val="0"/>
          <w:lang w:val="en-US"/>
          <w14:textFill>
            <w14:solidFill>
              <w14:srgbClr w14:val="000000"/>
            </w14:solidFill>
          </w14:textFill>
        </w:rPr>
        <w:t xml:space="preserve"> </w:t>
      </w:r>
      <w:del w:id="236" w:date="2020-06-01T15:01:43Z" w:author="zenrunner">
        <w:r>
          <w:rPr>
            <w:rStyle w:val="None"/>
            <w:outline w:val="0"/>
            <w:color w:val="000000"/>
            <w:sz w:val="24"/>
            <w:szCs w:val="24"/>
            <w:u w:val="none" w:color="000000"/>
            <w:rtl w:val="0"/>
            <w:lang w:val="en-US"/>
            <w14:textFill>
              <w14:solidFill>
                <w14:srgbClr w14:val="000000"/>
              </w14:solidFill>
            </w14:textFill>
          </w:rPr>
          <w:delText xml:space="preserve">and </w:delText>
        </w:r>
      </w:del>
      <w:r>
        <w:rPr>
          <w:rStyle w:val="None"/>
          <w:outline w:val="0"/>
          <w:color w:val="000000"/>
          <w:sz w:val="24"/>
          <w:szCs w:val="24"/>
          <w:u w:val="none" w:color="000000"/>
          <w:rtl w:val="0"/>
          <w:lang w:val="en-US"/>
          <w14:textFill>
            <w14:solidFill>
              <w14:srgbClr w14:val="000000"/>
            </w14:solidFill>
          </w14:textFill>
        </w:rPr>
        <w:t>solar radiation (W/m</w:t>
      </w:r>
      <w:r>
        <w:rPr>
          <w:rStyle w:val="None"/>
          <w:outline w:val="0"/>
          <w:color w:val="000000"/>
          <w:sz w:val="24"/>
          <w:szCs w:val="24"/>
          <w:u w:val="none" w:color="000000"/>
          <w:vertAlign w:val="superscript"/>
          <w:rtl w:val="0"/>
          <w:lang w:val="en-US"/>
          <w14:textFill>
            <w14:solidFill>
              <w14:srgbClr w14:val="000000"/>
            </w14:solidFill>
          </w14:textFill>
        </w:rPr>
        <w:t>2</w:t>
      </w:r>
      <w:r>
        <w:rPr>
          <w:rStyle w:val="None"/>
          <w:outline w:val="0"/>
          <w:color w:val="000000"/>
          <w:sz w:val="24"/>
          <w:szCs w:val="24"/>
          <w:u w:val="none" w:color="000000"/>
          <w:rtl w:val="0"/>
          <w:lang w:val="en-US"/>
          <w14:textFill>
            <w14:solidFill>
              <w14:srgbClr w14:val="000000"/>
            </w14:solidFill>
          </w14:textFill>
        </w:rPr>
        <w:t xml:space="preserve">) were exported </w:t>
      </w:r>
      <w:ins w:id="237" w:date="2020-06-01T15:02:16Z" w:author="zenrunner">
        <w:r>
          <w:rPr>
            <w:rStyle w:val="None"/>
            <w:outline w:val="0"/>
            <w:color w:val="000000"/>
            <w:sz w:val="24"/>
            <w:szCs w:val="24"/>
            <w:u w:val="none" w:color="000000"/>
            <w:rtl w:val="0"/>
            <w:lang w:val="en-US"/>
            <w14:textFill>
              <w14:solidFill>
                <w14:srgbClr w14:val="000000"/>
              </w14:solidFill>
            </w14:textFill>
          </w:rPr>
          <w:t>from this site and published (Citation to Figshare dataset for the site-level data)</w:t>
        </w:r>
      </w:ins>
      <w:del w:id="238" w:date="2020-06-01T15:01:49Z" w:author="zenrunner">
        <w:r>
          <w:rPr>
            <w:rStyle w:val="None"/>
            <w:outline w:val="0"/>
            <w:color w:val="000000"/>
            <w:sz w:val="24"/>
            <w:szCs w:val="24"/>
            <w:u w:val="none" w:color="000000"/>
            <w:rtl w:val="0"/>
            <w:lang w:val="en-US"/>
            <w14:textFill>
              <w14:solidFill>
                <w14:srgbClr w14:val="000000"/>
              </w14:solidFill>
            </w14:textFill>
          </w:rPr>
          <w:delText>and saved as a Comma-Separated Values (CSV) file</w:delText>
        </w:r>
      </w:del>
      <w:r>
        <w:rPr>
          <w:rStyle w:val="None"/>
          <w:outline w:val="0"/>
          <w:color w:val="000000"/>
          <w:sz w:val="24"/>
          <w:szCs w:val="24"/>
          <w:u w:val="none" w:color="000000"/>
          <w:rtl w:val="0"/>
          <w:lang w:val="en-US"/>
          <w14:textFill>
            <w14:solidFill>
              <w14:srgbClr w14:val="000000"/>
            </w14:solidFill>
          </w14:textFill>
        </w:rPr>
        <w:t xml:space="preserve">. </w:t>
      </w:r>
    </w:p>
    <w:p>
      <w:pPr>
        <w:pStyle w:val="Body A"/>
        <w:spacing w:after="0" w:line="480" w:lineRule="auto"/>
        <w:jc w:val="both"/>
        <w:rPr>
          <w:rStyle w:val="None"/>
          <w:b w:val="1"/>
          <w:bCs w:val="1"/>
          <w:i w:val="1"/>
          <w:iCs w:val="1"/>
          <w:sz w:val="24"/>
          <w:szCs w:val="24"/>
        </w:rPr>
      </w:pPr>
      <w:r>
        <w:rPr>
          <w:rStyle w:val="None"/>
          <w:b w:val="1"/>
          <w:bCs w:val="1"/>
          <w:i w:val="1"/>
          <w:iCs w:val="1"/>
          <w:sz w:val="24"/>
          <w:szCs w:val="24"/>
          <w:rtl w:val="0"/>
          <w:lang w:val="en-US"/>
        </w:rPr>
        <w:t>Statistical Analyses</w:t>
      </w:r>
    </w:p>
    <w:p>
      <w:pPr>
        <w:pStyle w:val="Body A"/>
        <w:spacing w:after="0" w:line="480" w:lineRule="auto"/>
        <w:ind w:firstLine="720"/>
        <w:jc w:val="both"/>
        <w:rPr>
          <w:rStyle w:val="None"/>
          <w:sz w:val="24"/>
          <w:szCs w:val="24"/>
        </w:rPr>
      </w:pPr>
      <w:r>
        <w:rPr>
          <w:rStyle w:val="None"/>
          <w:sz w:val="24"/>
          <w:szCs w:val="24"/>
          <w:rtl w:val="0"/>
          <w:lang w:val="en-US"/>
        </w:rPr>
        <w:t xml:space="preserve">All statistics were performed using R version </w:t>
      </w:r>
      <w:del w:id="239" w:date="2020-06-01T15:02:20Z" w:author="zenrunner">
        <w:r>
          <w:rPr>
            <w:rStyle w:val="None"/>
            <w:sz w:val="24"/>
            <w:szCs w:val="24"/>
            <w:rtl w:val="0"/>
            <w:lang w:val="en-US"/>
          </w:rPr>
          <w:delText xml:space="preserve">3.6.3 </w:delText>
        </w:r>
      </w:del>
      <w:ins w:id="240" w:date="2020-06-01T15:02:22Z" w:author="zenrunner">
        <w:r>
          <w:rPr>
            <w:rStyle w:val="None"/>
            <w:sz w:val="24"/>
            <w:szCs w:val="24"/>
            <w:rtl w:val="0"/>
            <w:lang w:val="en-US"/>
          </w:rPr>
          <w:t xml:space="preserve">4.0.0 </w:t>
        </w:r>
      </w:ins>
      <w:r>
        <w:rPr>
          <w:rStyle w:val="None"/>
          <w:sz w:val="24"/>
          <w:szCs w:val="24"/>
          <w:rtl w:val="0"/>
          <w:lang w:val="en-US"/>
        </w:rPr>
        <w:t>(R Core Team 2020)</w:t>
      </w:r>
      <w:r>
        <w:rPr>
          <w:rStyle w:val="None"/>
          <w:sz w:val="24"/>
          <w:szCs w:val="24"/>
          <w:rtl w:val="0"/>
          <w:lang w:val="en-US"/>
        </w:rPr>
        <w:t xml:space="preserve">. Code is published on Zenodo (citation) and </w:t>
      </w:r>
      <w:ins w:id="241" w:date="2020-06-01T15:02:36Z" w:author="zenrunner">
        <w:r>
          <w:rPr>
            <w:rStyle w:val="None"/>
            <w:sz w:val="24"/>
            <w:szCs w:val="24"/>
            <w:rtl w:val="0"/>
            <w:lang w:val="en-US"/>
          </w:rPr>
          <w:t xml:space="preserve">micro-climate </w:t>
        </w:r>
      </w:ins>
      <w:r>
        <w:rPr>
          <w:rStyle w:val="None"/>
          <w:sz w:val="24"/>
          <w:szCs w:val="24"/>
          <w:rtl w:val="0"/>
          <w:lang w:val="en-US"/>
        </w:rPr>
        <w:t xml:space="preserve">data are published on Figshare (citation). Q-Q plots were used to examine the distribution of data and to check for normality and </w:t>
      </w:r>
      <w:r>
        <w:rPr>
          <w:rStyle w:val="None"/>
          <w:outline w:val="0"/>
          <w:color w:val="333333"/>
          <w:sz w:val="24"/>
          <w:szCs w:val="24"/>
          <w:u w:color="333333"/>
          <w:rtl w:val="0"/>
          <w:lang w:val="en-US"/>
          <w14:textFill>
            <w14:solidFill>
              <w14:srgbClr w14:val="333333"/>
            </w14:solidFill>
          </w14:textFill>
        </w:rPr>
        <w:t xml:space="preserve">homoscedasticity </w:t>
      </w:r>
      <w:r>
        <w:rPr>
          <w:rStyle w:val="None"/>
          <w:sz w:val="24"/>
          <w:szCs w:val="24"/>
          <w:rtl w:val="0"/>
          <w:lang w:val="en-US"/>
        </w:rPr>
        <w:t>(Sch</w:t>
      </w:r>
      <w:r>
        <w:rPr>
          <w:rStyle w:val="None"/>
          <w:sz w:val="24"/>
          <w:szCs w:val="24"/>
          <w:rtl w:val="0"/>
          <w:lang w:val="en-US"/>
        </w:rPr>
        <w:t>ü</w:t>
      </w:r>
      <w:r>
        <w:rPr>
          <w:rStyle w:val="None"/>
          <w:sz w:val="24"/>
          <w:szCs w:val="24"/>
          <w:rtl w:val="0"/>
          <w:lang w:val="en-US"/>
        </w:rPr>
        <w:t>tzenmeister, Jensen, and Piepho 2012)</w:t>
      </w:r>
      <w:r>
        <w:rPr>
          <w:rStyle w:val="None"/>
          <w:sz w:val="24"/>
          <w:szCs w:val="24"/>
          <w:rtl w:val="0"/>
          <w:lang w:val="en-US"/>
        </w:rPr>
        <w:t>. The relationship between temperature and light intensity was examined using Kendall</w:t>
      </w:r>
      <w:r>
        <w:rPr>
          <w:rStyle w:val="None"/>
          <w:sz w:val="24"/>
          <w:szCs w:val="24"/>
          <w:rtl w:val="0"/>
          <w:lang w:val="en-US"/>
        </w:rPr>
        <w:t>’</w:t>
      </w:r>
      <w:r>
        <w:rPr>
          <w:rStyle w:val="None"/>
          <w:sz w:val="24"/>
          <w:szCs w:val="24"/>
          <w:rtl w:val="0"/>
          <w:lang w:val="en-US"/>
        </w:rPr>
        <w:t xml:space="preserve">s rank correlation (non-parametric, continuous data).  Generalized Linear Models (GLM) were used to compare temperature, light intensity, cover type, and microsite </w:t>
      </w:r>
      <w:r>
        <w:rPr>
          <w:rStyle w:val="None"/>
          <w:sz w:val="24"/>
          <w:szCs w:val="24"/>
          <w:rtl w:val="0"/>
          <w:lang w:val="en-US"/>
        </w:rPr>
        <w:t>(Nelder and Wedderburn 1972)</w:t>
      </w:r>
      <w:r>
        <w:rPr>
          <w:rStyle w:val="None"/>
          <w:sz w:val="24"/>
          <w:szCs w:val="24"/>
          <w:rtl w:val="0"/>
          <w:lang w:val="en-US"/>
        </w:rPr>
        <w:t xml:space="preserve">.  GLM dispersion parameters alongside AIC scores were used to compare and select the appropriate family to fit to models </w:t>
      </w:r>
      <w:r>
        <w:rPr>
          <w:rStyle w:val="None"/>
          <w:sz w:val="24"/>
          <w:szCs w:val="24"/>
          <w:rtl w:val="0"/>
          <w:lang w:val="en-US"/>
        </w:rPr>
        <w:t>(Richards, Whittingham, and Stephens 2011)</w:t>
      </w:r>
      <w:r>
        <w:rPr>
          <w:rStyle w:val="None"/>
          <w:sz w:val="24"/>
          <w:szCs w:val="24"/>
          <w:rtl w:val="0"/>
          <w:lang w:val="en-US"/>
        </w:rPr>
        <w:t xml:space="preserve">. </w:t>
      </w:r>
      <w:ins w:id="242" w:date="2020-06-01T15:04:15Z" w:author="zenrunner">
        <w:r>
          <w:rPr>
            <w:rStyle w:val="None"/>
            <w:sz w:val="24"/>
            <w:szCs w:val="24"/>
            <w:rtl w:val="0"/>
            <w:lang w:val="en-US"/>
          </w:rPr>
          <w:t xml:space="preserve">What R packages did you use to do GLMS etc? </w:t>
        </w:r>
      </w:ins>
      <w:r>
        <w:rPr>
          <w:rStyle w:val="None"/>
          <w:sz w:val="24"/>
          <w:szCs w:val="24"/>
          <w:rtl w:val="0"/>
          <w:lang w:val="en-US"/>
        </w:rPr>
        <w:t>Gaussian family distribution</w:t>
      </w:r>
      <w:ins w:id="243" w:date="2020-06-01T15:03:44Z" w:author="zenrunner">
        <w:r>
          <w:rPr>
            <w:rStyle w:val="None"/>
            <w:sz w:val="24"/>
            <w:szCs w:val="24"/>
            <w:rtl w:val="0"/>
            <w:lang w:val="en-US"/>
          </w:rPr>
          <w:t xml:space="preserve"> - check journal for how they say this - typically say Data were modeled as.. etc</w:t>
        </w:r>
      </w:ins>
      <w:r>
        <w:rPr>
          <w:rStyle w:val="None"/>
          <w:sz w:val="24"/>
          <w:szCs w:val="24"/>
          <w:rtl w:val="0"/>
          <w:lang w:val="en-US"/>
        </w:rPr>
        <w:t xml:space="preserve"> was fitted to temperature models</w:t>
      </w:r>
      <w:del w:id="244" w:date="2020-06-01T15:03:08Z" w:author="zenrunner">
        <w:r>
          <w:rPr>
            <w:rStyle w:val="None"/>
            <w:sz w:val="24"/>
            <w:szCs w:val="24"/>
            <w:rtl w:val="0"/>
            <w:lang w:val="en-US"/>
          </w:rPr>
          <w:delText>,</w:delText>
        </w:r>
      </w:del>
      <w:r>
        <w:rPr>
          <w:rStyle w:val="None"/>
          <w:sz w:val="24"/>
          <w:szCs w:val="24"/>
          <w:rtl w:val="0"/>
          <w:lang w:val="en-US"/>
        </w:rPr>
        <w:t xml:space="preserve"> while the quasi-Poisson family was fitted to light intensity. Post-hoc tests were done using the function </w:t>
      </w:r>
      <w:r>
        <w:rPr>
          <w:rStyle w:val="None"/>
          <w:i w:val="1"/>
          <w:iCs w:val="1"/>
          <w:sz w:val="24"/>
          <w:szCs w:val="24"/>
          <w:rtl w:val="0"/>
          <w:lang w:val="en-US"/>
        </w:rPr>
        <w:t xml:space="preserve">emmeans </w:t>
      </w:r>
      <w:r>
        <w:rPr>
          <w:rStyle w:val="None"/>
          <w:sz w:val="24"/>
          <w:szCs w:val="24"/>
          <w:rtl w:val="0"/>
          <w:lang w:val="en-US"/>
        </w:rPr>
        <w:t xml:space="preserve">from the </w:t>
      </w:r>
      <w:r>
        <w:rPr>
          <w:rStyle w:val="None"/>
          <w:i w:val="1"/>
          <w:iCs w:val="1"/>
          <w:sz w:val="24"/>
          <w:szCs w:val="24"/>
          <w:rtl w:val="0"/>
          <w:lang w:val="en-US"/>
        </w:rPr>
        <w:t xml:space="preserve">emmeans </w:t>
      </w:r>
      <w:del w:id="245" w:date="2020-06-01T15:03:53Z" w:author="zenrunner">
        <w:r>
          <w:rPr>
            <w:rStyle w:val="None"/>
            <w:sz w:val="24"/>
            <w:szCs w:val="24"/>
            <w:rtl w:val="0"/>
            <w:lang w:val="en-US"/>
          </w:rPr>
          <w:delText>library</w:delText>
        </w:r>
      </w:del>
      <w:ins w:id="246" w:date="2020-06-01T15:03:58Z" w:author="zenrunner">
        <w:r>
          <w:rPr>
            <w:rStyle w:val="None"/>
            <w:sz w:val="24"/>
            <w:szCs w:val="24"/>
            <w:rtl w:val="0"/>
            <w:lang w:val="en-US"/>
          </w:rPr>
          <w:t>R package</w:t>
        </w:r>
      </w:ins>
      <w:r>
        <w:rPr>
          <w:rStyle w:val="None"/>
          <w:sz w:val="24"/>
          <w:szCs w:val="24"/>
          <w:rtl w:val="0"/>
          <w:lang w:val="en-US"/>
        </w:rPr>
        <w:t xml:space="preserve"> </w:t>
      </w:r>
      <w:r>
        <w:rPr>
          <w:rStyle w:val="None"/>
          <w:sz w:val="24"/>
          <w:szCs w:val="24"/>
          <w:rtl w:val="0"/>
          <w:lang w:val="en-US"/>
        </w:rPr>
        <w:t>(Lenth and Herve 2019)</w:t>
      </w:r>
      <w:r>
        <w:rPr>
          <w:rStyle w:val="None"/>
          <w:sz w:val="24"/>
          <w:szCs w:val="24"/>
          <w:rtl w:val="0"/>
          <w:lang w:val="en-US"/>
        </w:rPr>
        <w:t xml:space="preserve">. </w:t>
      </w:r>
    </w:p>
    <w:p>
      <w:pPr>
        <w:pStyle w:val="Body"/>
        <w:spacing w:after="0" w:line="480" w:lineRule="auto"/>
        <w:rPr>
          <w:rStyle w:val="None"/>
          <w:b w:val="1"/>
          <w:bCs w:val="1"/>
          <w:sz w:val="24"/>
          <w:szCs w:val="24"/>
        </w:rPr>
      </w:pPr>
      <w:r>
        <w:rPr>
          <w:rStyle w:val="None"/>
          <w:b w:val="1"/>
          <w:bCs w:val="1"/>
          <w:sz w:val="24"/>
          <w:szCs w:val="24"/>
          <w:rtl w:val="0"/>
          <w:lang w:val="en-US"/>
        </w:rPr>
        <w:t>Results</w:t>
      </w:r>
    </w:p>
    <w:p>
      <w:pPr>
        <w:pStyle w:val="Body"/>
        <w:spacing w:after="0" w:line="480" w:lineRule="auto"/>
        <w:ind w:firstLine="720"/>
        <w:jc w:val="both"/>
        <w:rPr>
          <w:ins w:id="247" w:date="2020-06-01T18:37:40Z" w:author="zenrunner"/>
          <w:rStyle w:val="None"/>
          <w:outline w:val="0"/>
          <w:color w:val="222222"/>
          <w:sz w:val="24"/>
          <w:szCs w:val="24"/>
          <w:u w:color="222222"/>
          <w:shd w:val="clear" w:color="auto" w:fill="ffffff"/>
          <w14:textFill>
            <w14:solidFill>
              <w14:srgbClr w14:val="222222"/>
            </w14:solidFill>
          </w14:textFill>
        </w:rPr>
      </w:pPr>
      <w:r>
        <w:rPr>
          <w:rStyle w:val="None"/>
          <w:sz w:val="24"/>
          <w:szCs w:val="24"/>
          <w:rtl w:val="0"/>
          <w:lang w:val="en-US"/>
        </w:rPr>
        <w:t>Temperature significantly increased with light intensity (Kendall</w:t>
      </w:r>
      <w:r>
        <w:rPr>
          <w:rStyle w:val="None"/>
          <w:sz w:val="24"/>
          <w:szCs w:val="24"/>
          <w:rtl w:val="1"/>
        </w:rPr>
        <w:t>’</w:t>
      </w:r>
      <w:r>
        <w:rPr>
          <w:rStyle w:val="None"/>
          <w:sz w:val="24"/>
          <w:szCs w:val="24"/>
          <w:rtl w:val="0"/>
          <w:lang w:val="en-US"/>
        </w:rPr>
        <w:t>s tau= 0.281, p=0.0001; G in Supplementary Appendix). This was true regardless of the microsite</w:t>
      </w:r>
      <w:ins w:id="248" w:date="2020-06-01T15:04:55Z" w:author="zenrunner">
        <w:r>
          <w:rPr>
            <w:rStyle w:val="None"/>
            <w:sz w:val="24"/>
            <w:szCs w:val="24"/>
            <w:rtl w:val="0"/>
            <w:lang w:val="en-US"/>
          </w:rPr>
          <w:t xml:space="preserve"> - stats? I think I would fit a GLM instead</w:t>
        </w:r>
      </w:ins>
      <w:ins w:id="249" w:date="2020-06-01T15:04:55Z" w:author="zenrunner">
        <w:r>
          <w:rPr>
            <w:rStyle w:val="None"/>
            <w:sz w:val="24"/>
            <w:szCs w:val="24"/>
            <w:rtl w:val="0"/>
            <w:lang w:val="en-US"/>
          </w:rPr>
          <w:t xml:space="preserve">… </w:t>
        </w:r>
      </w:ins>
      <w:ins w:id="250" w:date="2020-06-01T15:04:55Z" w:author="zenrunner">
        <w:r>
          <w:rPr>
            <w:rStyle w:val="None"/>
            <w:sz w:val="24"/>
            <w:szCs w:val="24"/>
            <w:rtl w:val="0"/>
            <w:lang w:val="en-US"/>
          </w:rPr>
          <w:t>with light as y, then x being microsite (shrub, open, shelter)</w:t>
        </w:r>
      </w:ins>
      <w:r>
        <w:rPr>
          <w:rStyle w:val="None"/>
          <w:sz w:val="24"/>
          <w:szCs w:val="24"/>
          <w:rtl w:val="0"/>
          <w:lang w:val="en-US"/>
        </w:rPr>
        <w:t>. All microsites significantly predicted temperature</w:t>
      </w:r>
      <w:ins w:id="251" w:date="2020-06-01T15:05:01Z" w:author="zenrunner">
        <w:r>
          <w:rPr>
            <w:rStyle w:val="None"/>
            <w:sz w:val="24"/>
            <w:szCs w:val="24"/>
            <w:rtl w:val="0"/>
            <w:lang w:val="en-US"/>
          </w:rPr>
          <w:t>???</w:t>
        </w:r>
      </w:ins>
      <w:r>
        <w:rPr>
          <w:rStyle w:val="None"/>
          <w:sz w:val="24"/>
          <w:szCs w:val="24"/>
          <w:rtl w:val="0"/>
          <w:lang w:val="en-US"/>
        </w:rPr>
        <w:t xml:space="preserve"> except for shrub (GLM, p</w:t>
      </w:r>
      <w:r>
        <w:rPr>
          <w:rStyle w:val="None"/>
          <w:outline w:val="0"/>
          <w:color w:val="222222"/>
          <w:sz w:val="24"/>
          <w:szCs w:val="24"/>
          <w:u w:color="222222"/>
          <w:shd w:val="clear" w:color="auto" w:fill="ffffff"/>
          <w:rtl w:val="0"/>
          <w14:textFill>
            <w14:solidFill>
              <w14:srgbClr w14:val="222222"/>
            </w14:solidFill>
          </w14:textFill>
        </w:rPr>
        <w:t>&lt;0.05) (Table 1)</w:t>
      </w:r>
      <w:ins w:id="252" w:date="2020-06-01T15:05:10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what do you mean predict?</w:t>
        </w:r>
      </w:ins>
      <w:r>
        <w:rPr>
          <w:rStyle w:val="None"/>
          <w:outline w:val="0"/>
          <w:color w:val="222222"/>
          <w:sz w:val="24"/>
          <w:szCs w:val="24"/>
          <w:u w:color="222222"/>
          <w:shd w:val="clear" w:color="auto" w:fill="ffffff"/>
          <w:rtl w:val="0"/>
          <w14:textFill>
            <w14:solidFill>
              <w14:srgbClr w14:val="222222"/>
            </w14:solidFill>
          </w14:textFill>
        </w:rPr>
        <w:t xml:space="preserve">. </w:t>
      </w:r>
      <w:ins w:id="253" w:date="2020-06-01T15:05:27Z" w:author="zenrunner">
        <w:r>
          <w:rPr>
            <w:rStyle w:val="None"/>
            <w:outline w:val="0"/>
            <w:color w:val="222222"/>
            <w:sz w:val="24"/>
            <w:szCs w:val="24"/>
            <w:u w:color="222222"/>
            <w:shd w:val="clear" w:color="auto" w:fill="ffffff"/>
            <w:rtl w:val="0"/>
            <w:lang w:val="en-US"/>
            <w14:textFill>
              <w14:solidFill>
                <w14:srgbClr w14:val="222222"/>
              </w14:solidFill>
            </w14:textFill>
          </w:rPr>
          <w:t>S</w:t>
        </w:r>
      </w:ins>
      <w:del w:id="254" w:date="2020-06-01T15:05:24Z" w:author="zenrunner">
        <w:r>
          <w:rPr>
            <w:rStyle w:val="None"/>
            <w:outline w:val="0"/>
            <w:color w:val="222222"/>
            <w:sz w:val="24"/>
            <w:szCs w:val="24"/>
            <w:u w:color="222222"/>
            <w:shd w:val="clear" w:color="auto" w:fill="ffffff"/>
            <w:rtl w:val="0"/>
            <w:lang w:val="en-US"/>
            <w14:textFill>
              <w14:solidFill>
                <w14:srgbClr w14:val="222222"/>
              </w14:solidFill>
            </w14:textFill>
          </w:rPr>
          <w:delText>Notability important significant difference were between s</w:delText>
        </w:r>
      </w:del>
      <w:r>
        <w:rPr>
          <w:rStyle w:val="None"/>
          <w:outline w:val="0"/>
          <w:color w:val="222222"/>
          <w:sz w:val="24"/>
          <w:szCs w:val="24"/>
          <w:u w:color="222222"/>
          <w:shd w:val="clear" w:color="auto" w:fill="ffffff"/>
          <w:rtl w:val="0"/>
          <w:lang w:val="en-US"/>
          <w14:textFill>
            <w14:solidFill>
              <w14:srgbClr w14:val="222222"/>
            </w14:solidFill>
          </w14:textFill>
        </w:rPr>
        <w:t xml:space="preserve">quare </w:t>
      </w:r>
      <w:ins w:id="255" w:date="2020-06-01T15:05:37Z" w:author="zenrunner">
        <w:r>
          <w:rPr>
            <w:rStyle w:val="None"/>
            <w:outline w:val="0"/>
            <w:color w:val="222222"/>
            <w:sz w:val="24"/>
            <w:szCs w:val="24"/>
            <w:u w:color="222222"/>
            <w:shd w:val="clear" w:color="auto" w:fill="ffffff"/>
            <w:rtl w:val="0"/>
            <w:lang w:val="en-US"/>
            <w14:textFill>
              <w14:solidFill>
                <w14:srgbClr w14:val="222222"/>
              </w14:solidFill>
            </w14:textFill>
          </w:rPr>
          <w:t xml:space="preserve">were hotter? brighter than </w:t>
        </w:r>
      </w:ins>
      <w:del w:id="256" w:date="2020-06-01T15:05:40Z" w:author="zenrunner">
        <w:r>
          <w:rPr>
            <w:rStyle w:val="None"/>
            <w:outline w:val="0"/>
            <w:color w:val="222222"/>
            <w:sz w:val="24"/>
            <w:szCs w:val="24"/>
            <w:u w:color="222222"/>
            <w:shd w:val="clear" w:color="auto" w:fill="ffffff"/>
            <w:rtl w:val="0"/>
            <w:lang w:val="en-US"/>
            <w14:textFill>
              <w14:solidFill>
                <w14:srgbClr w14:val="222222"/>
              </w14:solidFill>
            </w14:textFill>
          </w:rPr>
          <w:delText xml:space="preserve">and </w:delText>
        </w:r>
      </w:del>
      <w:r>
        <w:rPr>
          <w:rStyle w:val="None"/>
          <w:outline w:val="0"/>
          <w:color w:val="222222"/>
          <w:sz w:val="24"/>
          <w:szCs w:val="24"/>
          <w:u w:color="222222"/>
          <w:shd w:val="clear" w:color="auto" w:fill="ffffff"/>
          <w:rtl w:val="0"/>
          <w:lang w:val="en-US"/>
          <w14:textFill>
            <w14:solidFill>
              <w14:srgbClr w14:val="222222"/>
            </w14:solidFill>
          </w14:textFill>
        </w:rPr>
        <w:t>triangle (</w:t>
      </w:r>
      <w:ins w:id="257" w:date="2020-06-01T15:05:45Z" w:author="zenrunner">
        <w:r>
          <w:rPr>
            <w:rStyle w:val="None"/>
            <w:outline w:val="0"/>
            <w:color w:val="222222"/>
            <w:sz w:val="24"/>
            <w:szCs w:val="24"/>
            <w:u w:color="222222"/>
            <w:shd w:val="clear" w:color="auto" w:fill="ffffff"/>
            <w:rtl w:val="0"/>
            <w:lang w:val="en-US"/>
            <w14:textFill>
              <w14:solidFill>
                <w14:srgbClr w14:val="222222"/>
              </w14:solidFill>
            </w14:textFill>
          </w:rPr>
          <w:t xml:space="preserve">Figure X, </w:t>
        </w:r>
      </w:ins>
      <w:r>
        <w:rPr>
          <w:rStyle w:val="None"/>
          <w:outline w:val="0"/>
          <w:color w:val="222222"/>
          <w:sz w:val="24"/>
          <w:szCs w:val="24"/>
          <w:u w:color="222222"/>
          <w:shd w:val="clear" w:color="auto" w:fill="ffffff"/>
          <w:rtl w:val="0"/>
          <w:lang w:val="en-US"/>
          <w14:textFill>
            <w14:solidFill>
              <w14:srgbClr w14:val="222222"/>
            </w14:solidFill>
          </w14:textFill>
        </w:rPr>
        <w:t xml:space="preserve">post-hoc </w:t>
      </w:r>
      <w:ins w:id="258" w:date="2020-06-01T15:06:35Z" w:author="zenrunner">
        <w:r>
          <w:rPr>
            <w:rStyle w:val="None"/>
            <w:outline w:val="0"/>
            <w:color w:val="222222"/>
            <w:sz w:val="24"/>
            <w:szCs w:val="24"/>
            <w:u w:color="222222"/>
            <w:shd w:val="clear" w:color="auto" w:fill="ffffff"/>
            <w:rtl w:val="0"/>
            <w:lang w:val="en-US"/>
            <w14:textFill>
              <w14:solidFill>
                <w14:srgbClr w14:val="222222"/>
              </w14:solidFill>
            </w14:textFill>
          </w:rPr>
          <w:t xml:space="preserve">test, </w:t>
        </w:r>
      </w:ins>
      <w:r>
        <w:rPr>
          <w:rStyle w:val="None"/>
          <w:outline w:val="0"/>
          <w:color w:val="222222"/>
          <w:sz w:val="24"/>
          <w:szCs w:val="24"/>
          <w:u w:color="222222"/>
          <w:shd w:val="clear" w:color="auto" w:fill="ffffff"/>
          <w:rtl w:val="0"/>
          <w14:textFill>
            <w14:solidFill>
              <w14:srgbClr w14:val="222222"/>
            </w14:solidFill>
          </w14:textFill>
        </w:rPr>
        <w:t xml:space="preserve">p=0.0034), </w:t>
      </w:r>
      <w:del w:id="259" w:date="2020-06-01T15:05:50Z" w:author="zenrunner">
        <w:r>
          <w:rPr>
            <w:rStyle w:val="None"/>
            <w:outline w:val="0"/>
            <w:color w:val="222222"/>
            <w:sz w:val="24"/>
            <w:szCs w:val="24"/>
            <w:u w:color="222222"/>
            <w:shd w:val="clear" w:color="auto" w:fill="ffffff"/>
            <w:rtl w:val="0"/>
            <w:lang w:val="en-US"/>
            <w14:textFill>
              <w14:solidFill>
                <w14:srgbClr w14:val="222222"/>
              </w14:solidFill>
            </w14:textFill>
          </w:rPr>
          <w:delText xml:space="preserve">and </w:delText>
        </w:r>
      </w:del>
      <w:ins w:id="260" w:date="2020-06-01T15:05:51Z" w:author="zenrunner">
        <w:r>
          <w:rPr>
            <w:rStyle w:val="None"/>
            <w:outline w:val="0"/>
            <w:color w:val="222222"/>
            <w:sz w:val="24"/>
            <w:szCs w:val="24"/>
            <w:u w:color="222222"/>
            <w:shd w:val="clear" w:color="auto" w:fill="ffffff"/>
            <w:rtl w:val="0"/>
            <w:lang w:val="en-US"/>
            <w14:textFill>
              <w14:solidFill>
                <w14:srgbClr w14:val="222222"/>
              </w14:solidFill>
            </w14:textFill>
          </w:rPr>
          <w:t xml:space="preserve">while </w:t>
        </w:r>
      </w:ins>
      <w:del w:id="261" w:date="2020-06-01T15:05:54Z" w:author="zenrunner">
        <w:r>
          <w:rPr>
            <w:rStyle w:val="None"/>
            <w:outline w:val="0"/>
            <w:color w:val="222222"/>
            <w:sz w:val="24"/>
            <w:szCs w:val="24"/>
            <w:u w:color="222222"/>
            <w:shd w:val="clear" w:color="auto" w:fill="ffffff"/>
            <w:rtl w:val="0"/>
            <w:lang w:val="en-US"/>
            <w14:textFill>
              <w14:solidFill>
                <w14:srgbClr w14:val="222222"/>
              </w14:solidFill>
            </w14:textFill>
          </w:rPr>
          <w:delText xml:space="preserve">open and </w:delText>
        </w:r>
      </w:del>
      <w:r>
        <w:rPr>
          <w:rStyle w:val="None"/>
          <w:outline w:val="0"/>
          <w:color w:val="222222"/>
          <w:sz w:val="24"/>
          <w:szCs w:val="24"/>
          <w:u w:color="222222"/>
          <w:shd w:val="clear" w:color="auto" w:fill="ffffff"/>
          <w:rtl w:val="0"/>
          <w14:textFill>
            <w14:solidFill>
              <w14:srgbClr w14:val="222222"/>
            </w14:solidFill>
          </w14:textFill>
        </w:rPr>
        <w:t>triangle</w:t>
      </w:r>
      <w:ins w:id="262" w:date="2020-06-01T15:06:21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was significantly cooler/hotter than open microsites?</w:t>
        </w:r>
      </w:ins>
      <w:r>
        <w:rPr>
          <w:rStyle w:val="None"/>
          <w:outline w:val="0"/>
          <w:color w:val="222222"/>
          <w:sz w:val="24"/>
          <w:szCs w:val="24"/>
          <w:u w:color="222222"/>
          <w:shd w:val="clear" w:color="auto" w:fill="ffffff"/>
          <w:rtl w:val="0"/>
          <w14:textFill>
            <w14:solidFill>
              <w14:srgbClr w14:val="222222"/>
            </w14:solidFill>
          </w14:textFill>
        </w:rPr>
        <w:t xml:space="preserve"> (</w:t>
      </w:r>
      <w:ins w:id="263" w:date="2020-06-01T15:06:30Z" w:author="zenrunner">
        <w:r>
          <w:rPr>
            <w:rStyle w:val="None"/>
            <w:outline w:val="0"/>
            <w:color w:val="222222"/>
            <w:sz w:val="24"/>
            <w:szCs w:val="24"/>
            <w:u w:color="222222"/>
            <w:shd w:val="clear" w:color="auto" w:fill="ffffff"/>
            <w:rtl w:val="0"/>
            <w:lang w:val="en-US"/>
            <w14:textFill>
              <w14:solidFill>
                <w14:srgbClr w14:val="222222"/>
              </w14:solidFill>
            </w14:textFill>
          </w:rPr>
          <w:t xml:space="preserve">Figure X, </w:t>
        </w:r>
      </w:ins>
      <w:r>
        <w:rPr>
          <w:rStyle w:val="None"/>
          <w:outline w:val="0"/>
          <w:color w:val="222222"/>
          <w:sz w:val="24"/>
          <w:szCs w:val="24"/>
          <w:u w:color="222222"/>
          <w:shd w:val="clear" w:color="auto" w:fill="ffffff"/>
          <w:rtl w:val="0"/>
          <w:lang w:val="nl-NL"/>
          <w14:textFill>
            <w14:solidFill>
              <w14:srgbClr w14:val="222222"/>
            </w14:solidFill>
          </w14:textFill>
        </w:rPr>
        <w:t>post-hoc</w:t>
      </w:r>
      <w:ins w:id="264" w:date="2020-06-01T15:06:43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test,</w:t>
        </w:r>
      </w:ins>
      <w:r>
        <w:rPr>
          <w:rStyle w:val="None"/>
          <w:outline w:val="0"/>
          <w:color w:val="222222"/>
          <w:sz w:val="24"/>
          <w:szCs w:val="24"/>
          <w:u w:color="222222"/>
          <w:shd w:val="clear" w:color="auto" w:fill="ffffff"/>
          <w:rtl w:val="0"/>
          <w14:textFill>
            <w14:solidFill>
              <w14:srgbClr w14:val="222222"/>
            </w14:solidFill>
          </w14:textFill>
        </w:rPr>
        <w:t xml:space="preserve"> p= 0.0001) (Table 3). </w:t>
      </w:r>
      <w:del w:id="265" w:date="2020-06-01T18:29:40Z" w:author="zenrunner">
        <w:r>
          <w:rPr>
            <w:rStyle w:val="None"/>
            <w:outline w:val="0"/>
            <w:color w:val="222222"/>
            <w:sz w:val="24"/>
            <w:szCs w:val="24"/>
            <w:u w:color="222222"/>
            <w:shd w:val="clear" w:color="auto" w:fill="ffffff"/>
            <w:rtl w:val="0"/>
            <w:lang w:val="en-US"/>
            <w14:textFill>
              <w14:solidFill>
                <w14:srgbClr w14:val="222222"/>
              </w14:solidFill>
            </w14:textFill>
          </w:rPr>
          <w:delText>For the most part, c</w:delText>
        </w:r>
      </w:del>
      <w:ins w:id="266" w:date="2020-06-01T18:29:54Z" w:author="zenrunner">
        <w:r>
          <w:rPr>
            <w:rStyle w:val="None"/>
            <w:outline w:val="0"/>
            <w:color w:val="222222"/>
            <w:sz w:val="24"/>
            <w:szCs w:val="24"/>
            <w:u w:color="222222"/>
            <w:shd w:val="clear" w:color="auto" w:fill="ffffff"/>
            <w:rtl w:val="0"/>
            <w:lang w:val="en-US"/>
            <w14:textFill>
              <w14:solidFill>
                <w14:srgbClr w14:val="222222"/>
              </w14:solidFill>
            </w14:textFill>
          </w:rPr>
          <w:t>be specific - check a few papers that are similar c</w:t>
        </w:r>
      </w:ins>
      <w:del w:id="267" w:date="2020-06-01T18:29:56Z" w:author="zenrunner">
        <w:r>
          <w:rPr>
            <w:rStyle w:val="None"/>
            <w:outline w:val="0"/>
            <w:color w:val="222222"/>
            <w:sz w:val="24"/>
            <w:szCs w:val="24"/>
            <w:u w:color="222222"/>
            <w:shd w:val="clear" w:color="auto" w:fill="ffffff"/>
            <w:rtl w:val="0"/>
            <w:lang w:val="en-US"/>
            <w14:textFill>
              <w14:solidFill>
                <w14:srgbClr w14:val="222222"/>
              </w14:solidFill>
            </w14:textFill>
          </w:rPr>
          <w:delText>ooler temperatures were generally recorded under the shrub, square, and triangular canopy</w:delText>
        </w:r>
      </w:del>
      <w:r>
        <w:rPr>
          <w:rStyle w:val="None"/>
          <w:outline w:val="0"/>
          <w:color w:val="222222"/>
          <w:sz w:val="24"/>
          <w:szCs w:val="24"/>
          <w:u w:color="222222"/>
          <w:shd w:val="clear" w:color="auto" w:fill="ffffff"/>
          <w:rtl w:val="0"/>
          <w:lang w:val="en-US"/>
          <w14:textFill>
            <w14:solidFill>
              <w14:srgbClr w14:val="222222"/>
            </w14:solidFill>
          </w14:textFill>
        </w:rPr>
        <w:t xml:space="preserve"> (Figure 2). Additionally, triangle showed the lowest estimated marginalized mean (EMM) in temperature (70.5 </w:t>
      </w:r>
      <w:r>
        <w:rPr>
          <w:rStyle w:val="None"/>
          <w:outline w:val="0"/>
          <w:color w:val="222222"/>
          <w:sz w:val="24"/>
          <w:szCs w:val="24"/>
          <w:u w:color="222222"/>
          <w:shd w:val="clear" w:color="auto" w:fill="ffffff"/>
          <w:rtl w:val="1"/>
          <w14:textFill>
            <w14:solidFill>
              <w14:srgbClr w14:val="222222"/>
            </w14:solidFill>
          </w14:textFill>
        </w:rPr>
        <w:t xml:space="preserve">± </w:t>
      </w:r>
      <w:r>
        <w:rPr>
          <w:rStyle w:val="None"/>
          <w:outline w:val="0"/>
          <w:color w:val="222222"/>
          <w:sz w:val="24"/>
          <w:szCs w:val="24"/>
          <w:u w:color="222222"/>
          <w:shd w:val="clear" w:color="auto" w:fill="ffffff"/>
          <w:rtl w:val="0"/>
          <w14:textFill>
            <w14:solidFill>
              <w14:srgbClr w14:val="222222"/>
            </w14:solidFill>
          </w14:textFill>
        </w:rPr>
        <w:t xml:space="preserve">0.0467 </w:t>
      </w:r>
      <w:r>
        <w:rPr>
          <w:rStyle w:val="None"/>
          <w:outline w:val="0"/>
          <w:color w:val="222222"/>
          <w:sz w:val="24"/>
          <w:szCs w:val="24"/>
          <w:u w:color="222222"/>
          <w:shd w:val="clear" w:color="auto" w:fill="ffffff"/>
          <w:rtl w:val="0"/>
          <w:lang w:val="it-IT"/>
          <w14:textFill>
            <w14:solidFill>
              <w14:srgbClr w14:val="222222"/>
            </w14:solidFill>
          </w14:textFill>
        </w:rPr>
        <w:t>°</w:t>
      </w:r>
      <w:r>
        <w:rPr>
          <w:rStyle w:val="None"/>
          <w:outline w:val="0"/>
          <w:color w:val="222222"/>
          <w:sz w:val="24"/>
          <w:szCs w:val="24"/>
          <w:u w:color="222222"/>
          <w:shd w:val="clear" w:color="auto" w:fill="ffffff"/>
          <w:rtl w:val="0"/>
          <w:lang w:val="en-US"/>
          <w14:textFill>
            <w14:solidFill>
              <w14:srgbClr w14:val="222222"/>
            </w14:solidFill>
          </w14:textFill>
        </w:rPr>
        <w:t>F), whilst the shrub showed the highest EMM relative to all other microsites (73.9</w:t>
      </w:r>
      <w:r>
        <w:rPr>
          <w:rStyle w:val="None"/>
          <w:outline w:val="0"/>
          <w:color w:val="222222"/>
          <w:sz w:val="24"/>
          <w:szCs w:val="24"/>
          <w:u w:color="222222"/>
          <w:shd w:val="clear" w:color="auto" w:fill="ffffff"/>
          <w:rtl w:val="1"/>
          <w14:textFill>
            <w14:solidFill>
              <w14:srgbClr w14:val="222222"/>
            </w14:solidFill>
          </w14:textFill>
        </w:rPr>
        <w:t xml:space="preserve">± </w:t>
      </w:r>
      <w:r>
        <w:rPr>
          <w:rStyle w:val="None"/>
          <w:outline w:val="0"/>
          <w:color w:val="222222"/>
          <w:sz w:val="24"/>
          <w:szCs w:val="24"/>
          <w:u w:color="222222"/>
          <w:shd w:val="clear" w:color="auto" w:fill="ffffff"/>
          <w:rtl w:val="0"/>
          <w14:textFill>
            <w14:solidFill>
              <w14:srgbClr w14:val="222222"/>
            </w14:solidFill>
          </w14:textFill>
        </w:rPr>
        <w:t xml:space="preserve">0.351 </w:t>
      </w:r>
      <w:r>
        <w:rPr>
          <w:rStyle w:val="None"/>
          <w:outline w:val="0"/>
          <w:color w:val="222222"/>
          <w:sz w:val="24"/>
          <w:szCs w:val="24"/>
          <w:u w:color="222222"/>
          <w:shd w:val="clear" w:color="auto" w:fill="ffffff"/>
          <w:rtl w:val="0"/>
          <w:lang w:val="it-IT"/>
          <w14:textFill>
            <w14:solidFill>
              <w14:srgbClr w14:val="222222"/>
            </w14:solidFill>
          </w14:textFill>
        </w:rPr>
        <w:t>°</w:t>
      </w:r>
      <w:r>
        <w:rPr>
          <w:rStyle w:val="None"/>
          <w:outline w:val="0"/>
          <w:color w:val="222222"/>
          <w:sz w:val="24"/>
          <w:szCs w:val="24"/>
          <w:u w:color="222222"/>
          <w:shd w:val="clear" w:color="auto" w:fill="ffffff"/>
          <w:rtl w:val="0"/>
          <w:lang w:val="fr-FR"/>
          <w14:textFill>
            <w14:solidFill>
              <w14:srgbClr w14:val="222222"/>
            </w14:solidFill>
          </w14:textFill>
        </w:rPr>
        <w:t>F) (Table 2)</w:t>
      </w:r>
      <w:ins w:id="268" w:date="2020-06-01T18:30:42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 why not have a cool simple table that shows relationships? list all microsites, then in table list hottest coldest?  Did the time of dat matter?</w:t>
        </w:r>
      </w:ins>
      <w:r>
        <w:rPr>
          <w:rStyle w:val="None"/>
          <w:outline w:val="0"/>
          <w:color w:val="222222"/>
          <w:sz w:val="24"/>
          <w:szCs w:val="24"/>
          <w:u w:color="222222"/>
          <w:shd w:val="clear" w:color="auto" w:fill="ffffff"/>
          <w:rtl w:val="0"/>
          <w:lang w:val="en-US"/>
          <w14:textFill>
            <w14:solidFill>
              <w14:srgbClr w14:val="222222"/>
            </w14:solidFill>
          </w14:textFill>
        </w:rPr>
        <w:t>. There were also significant differences between all microsites when predicting</w:t>
      </w:r>
      <w:ins w:id="269" w:date="2020-06-01T18:30:47Z" w:author="zenrunner">
        <w:r>
          <w:rPr>
            <w:rStyle w:val="None"/>
            <w:outline w:val="0"/>
            <w:color w:val="222222"/>
            <w:sz w:val="24"/>
            <w:szCs w:val="24"/>
            <w:u w:color="222222"/>
            <w:shd w:val="clear" w:color="auto" w:fill="ffffff"/>
            <w:rtl w:val="0"/>
            <w:lang w:val="en-US"/>
            <w14:textFill>
              <w14:solidFill>
                <w14:srgbClr w14:val="222222"/>
              </w14:solidFill>
            </w14:textFill>
          </w:rPr>
          <w:t>??</w:t>
        </w:r>
      </w:ins>
      <w:r>
        <w:rPr>
          <w:rStyle w:val="None"/>
          <w:outline w:val="0"/>
          <w:color w:val="222222"/>
          <w:sz w:val="24"/>
          <w:szCs w:val="24"/>
          <w:u w:color="222222"/>
          <w:shd w:val="clear" w:color="auto" w:fill="ffffff"/>
          <w:rtl w:val="0"/>
          <w:lang w:val="en-US"/>
          <w14:textFill>
            <w14:solidFill>
              <w14:srgbClr w14:val="222222"/>
            </w14:solidFill>
          </w14:textFill>
        </w:rPr>
        <w:t xml:space="preserve"> light intensity</w:t>
      </w:r>
      <w:ins w:id="270" w:date="2020-06-01T18:31:00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 Just say highest light intensities were.. etc. </w:t>
        </w:r>
      </w:ins>
      <w:r>
        <w:rPr>
          <w:rStyle w:val="None"/>
          <w:outline w:val="0"/>
          <w:color w:val="222222"/>
          <w:sz w:val="24"/>
          <w:szCs w:val="24"/>
          <w:u w:color="222222"/>
          <w:shd w:val="clear" w:color="auto" w:fill="ffffff"/>
          <w:rtl w:val="0"/>
          <w:lang w:val="en-US"/>
          <w14:textFill>
            <w14:solidFill>
              <w14:srgbClr w14:val="222222"/>
            </w14:solidFill>
          </w14:textFill>
        </w:rPr>
        <w:t xml:space="preserve"> (GLM, p&lt;0.05) (Table 4). The triangular shelter, square shelter alongside shrub showed the lowest maximum of light intensity experienced under a canopy</w:t>
      </w:r>
      <w:ins w:id="271" w:date="2020-06-01T18:31:12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 good be specifci</w:t>
        </w:r>
      </w:ins>
      <w:r>
        <w:rPr>
          <w:rStyle w:val="None"/>
          <w:outline w:val="0"/>
          <w:color w:val="222222"/>
          <w:sz w:val="24"/>
          <w:szCs w:val="24"/>
          <w:u w:color="222222"/>
          <w:shd w:val="clear" w:color="auto" w:fill="ffffff"/>
          <w:rtl w:val="0"/>
          <w:lang w:val="it-IT"/>
          <w14:textFill>
            <w14:solidFill>
              <w14:srgbClr w14:val="222222"/>
            </w14:solidFill>
          </w14:textFill>
        </w:rPr>
        <w:t xml:space="preserve"> (Figure 3). </w:t>
      </w:r>
      <w:del w:id="272" w:date="2020-06-01T18:31:19Z" w:author="zenrunner">
        <w:r>
          <w:rPr>
            <w:rStyle w:val="None"/>
            <w:outline w:val="0"/>
            <w:color w:val="222222"/>
            <w:sz w:val="24"/>
            <w:szCs w:val="24"/>
            <w:u w:color="222222"/>
            <w:shd w:val="clear" w:color="auto" w:fill="ffffff"/>
            <w:rtl w:val="0"/>
            <w:lang w:val="en-US"/>
            <w14:textFill>
              <w14:solidFill>
                <w14:srgbClr w14:val="222222"/>
              </w14:solidFill>
            </w14:textFill>
          </w:rPr>
          <w:delText>Post-hoc comparison of all microsites were significantly different</w:delText>
        </w:r>
      </w:del>
      <w:ins w:id="273" w:date="2020-06-01T18:32:09Z" w:author="zenrunner">
        <w:r>
          <w:rPr>
            <w:rStyle w:val="None"/>
            <w:outline w:val="0"/>
            <w:color w:val="222222"/>
            <w:sz w:val="24"/>
            <w:szCs w:val="24"/>
            <w:u w:color="222222"/>
            <w:shd w:val="clear" w:color="auto" w:fill="ffffff"/>
            <w:rtl w:val="0"/>
            <w:lang w:val="en-US"/>
            <w14:textFill>
              <w14:solidFill>
                <w14:srgbClr w14:val="222222"/>
              </w14:solidFill>
            </w14:textFill>
          </w:rPr>
          <w:t xml:space="preserve">just state which ones were different - triangle most light, then square, then shrub, then one? did the differences interact with permeability of cloth? if NOT - that is pretty amazing.. </w:t>
        </w:r>
      </w:ins>
      <w:r>
        <w:rPr>
          <w:rStyle w:val="None"/>
          <w:outline w:val="0"/>
          <w:color w:val="222222"/>
          <w:sz w:val="24"/>
          <w:szCs w:val="24"/>
          <w:u w:color="222222"/>
          <w:shd w:val="clear" w:color="auto" w:fill="ffffff"/>
          <w:rtl w:val="0"/>
          <w:lang w:val="en-US"/>
          <w14:textFill>
            <w14:solidFill>
              <w14:srgbClr w14:val="222222"/>
            </w14:solidFill>
          </w14:textFill>
        </w:rPr>
        <w:t>, except between shrub and square shelter, and shrub and triangular shelter, and square and triangle</w:t>
      </w:r>
      <w:ins w:id="274" w:date="2020-06-01T18:32:24Z" w:author="zenrunner">
        <w:r>
          <w:rPr>
            <w:rStyle w:val="None"/>
            <w:outline w:val="0"/>
            <w:color w:val="222222"/>
            <w:sz w:val="24"/>
            <w:szCs w:val="24"/>
            <w:u w:color="222222"/>
            <w:shd w:val="clear" w:color="auto" w:fill="ffffff"/>
            <w:rtl w:val="0"/>
            <w:lang w:val="en-US"/>
            <w14:textFill>
              <w14:solidFill>
                <w14:srgbClr w14:val="222222"/>
              </w14:solidFill>
            </w14:textFill>
          </w:rPr>
          <w:t>??? confusing - just state differences etc.</w:t>
        </w:r>
      </w:ins>
      <w:r>
        <w:rPr>
          <w:rStyle w:val="None"/>
          <w:outline w:val="0"/>
          <w:color w:val="222222"/>
          <w:sz w:val="24"/>
          <w:szCs w:val="24"/>
          <w:u w:color="222222"/>
          <w:shd w:val="clear" w:color="auto" w:fill="ffffff"/>
          <w:rtl w:val="0"/>
          <w:lang w:val="en-US"/>
          <w14:textFill>
            <w14:solidFill>
              <w14:srgbClr w14:val="222222"/>
            </w14:solidFill>
          </w14:textFill>
        </w:rPr>
        <w:t xml:space="preserve"> (Table 6). Square experienced the lowest EMM in light intensity (7.424</w:t>
      </w:r>
      <w:r>
        <w:rPr>
          <w:rStyle w:val="None"/>
          <w:outline w:val="0"/>
          <w:color w:val="222222"/>
          <w:sz w:val="24"/>
          <w:szCs w:val="24"/>
          <w:u w:color="222222"/>
          <w:shd w:val="clear" w:color="auto" w:fill="ffffff"/>
          <w:rtl w:val="1"/>
          <w14:textFill>
            <w14:solidFill>
              <w14:srgbClr w14:val="222222"/>
            </w14:solidFill>
          </w14:textFill>
        </w:rPr>
        <w:t xml:space="preserve">± </w:t>
      </w:r>
      <w:r>
        <w:rPr>
          <w:rStyle w:val="None"/>
          <w:outline w:val="0"/>
          <w:color w:val="222222"/>
          <w:sz w:val="24"/>
          <w:szCs w:val="24"/>
          <w:u w:color="222222"/>
          <w:shd w:val="clear" w:color="auto" w:fill="ffffff"/>
          <w:rtl w:val="0"/>
          <w14:textFill>
            <w14:solidFill>
              <w14:srgbClr w14:val="222222"/>
            </w14:solidFill>
          </w14:textFill>
        </w:rPr>
        <w:t>0.04371 lum/ft</w:t>
      </w:r>
      <w:r>
        <w:rPr>
          <w:rStyle w:val="None"/>
          <w:outline w:val="0"/>
          <w:color w:val="222222"/>
          <w:sz w:val="24"/>
          <w:szCs w:val="24"/>
          <w:u w:color="222222"/>
          <w:shd w:val="clear" w:color="auto" w:fill="ffffff"/>
          <w:vertAlign w:val="superscript"/>
          <w:rtl w:val="0"/>
          <w14:textFill>
            <w14:solidFill>
              <w14:srgbClr w14:val="222222"/>
            </w14:solidFill>
          </w14:textFill>
        </w:rPr>
        <w:t>2</w:t>
      </w:r>
      <w:r>
        <w:rPr>
          <w:rStyle w:val="None"/>
          <w:outline w:val="0"/>
          <w:color w:val="222222"/>
          <w:sz w:val="24"/>
          <w:szCs w:val="24"/>
          <w:u w:color="222222"/>
          <w:shd w:val="clear" w:color="auto" w:fill="ffffff"/>
          <w:rtl w:val="0"/>
          <w:lang w:val="en-US"/>
          <w14:textFill>
            <w14:solidFill>
              <w14:srgbClr w14:val="222222"/>
            </w14:solidFill>
          </w14:textFill>
        </w:rPr>
        <w:t>), followed by triangle (7.529</w:t>
      </w:r>
      <w:r>
        <w:rPr>
          <w:rStyle w:val="None"/>
          <w:outline w:val="0"/>
          <w:color w:val="222222"/>
          <w:sz w:val="24"/>
          <w:szCs w:val="24"/>
          <w:u w:color="222222"/>
          <w:shd w:val="clear" w:color="auto" w:fill="ffffff"/>
          <w:rtl w:val="1"/>
          <w14:textFill>
            <w14:solidFill>
              <w14:srgbClr w14:val="222222"/>
            </w14:solidFill>
          </w14:textFill>
        </w:rPr>
        <w:t xml:space="preserve">± </w:t>
      </w:r>
      <w:r>
        <w:rPr>
          <w:rStyle w:val="None"/>
          <w:outline w:val="0"/>
          <w:color w:val="222222"/>
          <w:sz w:val="24"/>
          <w:szCs w:val="24"/>
          <w:u w:color="222222"/>
          <w:shd w:val="clear" w:color="auto" w:fill="ffffff"/>
          <w:rtl w:val="0"/>
          <w:lang w:val="it-IT"/>
          <w14:textFill>
            <w14:solidFill>
              <w14:srgbClr w14:val="222222"/>
            </w14:solidFill>
          </w14:textFill>
        </w:rPr>
        <w:t>0.05124 lum/ft</w:t>
      </w:r>
      <w:r>
        <w:rPr>
          <w:rStyle w:val="None"/>
          <w:outline w:val="0"/>
          <w:color w:val="222222"/>
          <w:sz w:val="24"/>
          <w:szCs w:val="24"/>
          <w:u w:color="222222"/>
          <w:shd w:val="clear" w:color="auto" w:fill="ffffff"/>
          <w:vertAlign w:val="superscript"/>
          <w:rtl w:val="0"/>
          <w14:textFill>
            <w14:solidFill>
              <w14:srgbClr w14:val="222222"/>
            </w14:solidFill>
          </w14:textFill>
        </w:rPr>
        <w:t>2</w:t>
      </w:r>
      <w:r>
        <w:rPr>
          <w:rStyle w:val="None"/>
          <w:outline w:val="0"/>
          <w:color w:val="222222"/>
          <w:sz w:val="24"/>
          <w:szCs w:val="24"/>
          <w:u w:color="222222"/>
          <w:shd w:val="clear" w:color="auto" w:fill="ffffff"/>
          <w:rtl w:val="0"/>
          <w:lang w:val="en-US"/>
          <w14:textFill>
            <w14:solidFill>
              <w14:srgbClr w14:val="222222"/>
            </w14:solidFill>
          </w14:textFill>
        </w:rPr>
        <w:t>) whereas the open experienced the highest EMM</w:t>
      </w:r>
      <w:ins w:id="275" w:date="2020-06-01T18:32:34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 better</w:t>
        </w:r>
      </w:ins>
      <w:r>
        <w:rPr>
          <w:rStyle w:val="None"/>
          <w:outline w:val="0"/>
          <w:color w:val="222222"/>
          <w:sz w:val="24"/>
          <w:szCs w:val="24"/>
          <w:u w:color="222222"/>
          <w:shd w:val="clear" w:color="auto" w:fill="ffffff"/>
          <w:rtl w:val="0"/>
          <w14:textFill>
            <w14:solidFill>
              <w14:srgbClr w14:val="222222"/>
            </w14:solidFill>
          </w14:textFill>
        </w:rPr>
        <w:t xml:space="preserve"> (8.111</w:t>
      </w:r>
      <w:r>
        <w:rPr>
          <w:rStyle w:val="None"/>
          <w:outline w:val="0"/>
          <w:color w:val="222222"/>
          <w:sz w:val="24"/>
          <w:szCs w:val="24"/>
          <w:u w:color="222222"/>
          <w:shd w:val="clear" w:color="auto" w:fill="ffffff"/>
          <w:rtl w:val="1"/>
          <w14:textFill>
            <w14:solidFill>
              <w14:srgbClr w14:val="222222"/>
            </w14:solidFill>
          </w14:textFill>
        </w:rPr>
        <w:t xml:space="preserve">± </w:t>
      </w:r>
      <w:r>
        <w:rPr>
          <w:rStyle w:val="None"/>
          <w:outline w:val="0"/>
          <w:color w:val="222222"/>
          <w:sz w:val="24"/>
          <w:szCs w:val="24"/>
          <w:u w:color="222222"/>
          <w:shd w:val="clear" w:color="auto" w:fill="ffffff"/>
          <w:rtl w:val="0"/>
          <w14:textFill>
            <w14:solidFill>
              <w14:srgbClr w14:val="222222"/>
            </w14:solidFill>
          </w14:textFill>
        </w:rPr>
        <w:t>0.018 lum/ft</w:t>
      </w:r>
      <w:r>
        <w:rPr>
          <w:rStyle w:val="None"/>
          <w:outline w:val="0"/>
          <w:color w:val="222222"/>
          <w:sz w:val="24"/>
          <w:szCs w:val="24"/>
          <w:u w:color="222222"/>
          <w:shd w:val="clear" w:color="auto" w:fill="ffffff"/>
          <w:vertAlign w:val="superscript"/>
          <w:rtl w:val="0"/>
          <w14:textFill>
            <w14:solidFill>
              <w14:srgbClr w14:val="222222"/>
            </w14:solidFill>
          </w14:textFill>
        </w:rPr>
        <w:t>2</w:t>
      </w:r>
      <w:r>
        <w:rPr>
          <w:rStyle w:val="None"/>
          <w:outline w:val="0"/>
          <w:color w:val="222222"/>
          <w:sz w:val="24"/>
          <w:szCs w:val="24"/>
          <w:u w:color="222222"/>
          <w:shd w:val="clear" w:color="auto" w:fill="ffffff"/>
          <w:rtl w:val="0"/>
          <w:lang w:val="en-US"/>
          <w14:textFill>
            <w14:solidFill>
              <w14:srgbClr w14:val="222222"/>
            </w14:solidFill>
          </w14:textFill>
        </w:rPr>
        <w:t>) (Table 4). Further analyses showed that the triangular and square shelters are significantly different at 15%, 50%, and 90% when predicting light intensity, but are only significantly different at 90% when predicting temperature (E and F; Supplementary Appendix)</w:t>
      </w:r>
      <w:ins w:id="276" w:date="2020-06-01T18:33:28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Confusing - revise all this, have a simple logical table showing differences, state whether shape interacted with light levels, use specific language, state relationships </w:t>
        </w:r>
      </w:ins>
      <w:r>
        <w:rPr>
          <w:rStyle w:val="None"/>
          <w:outline w:val="0"/>
          <w:color w:val="222222"/>
          <w:sz w:val="24"/>
          <w:szCs w:val="24"/>
          <w:u w:color="222222"/>
          <w:shd w:val="clear" w:color="auto" w:fill="ffffff"/>
          <w:rtl w:val="0"/>
          <w14:textFill>
            <w14:solidFill>
              <w14:srgbClr w14:val="222222"/>
            </w14:solidFill>
          </w14:textFill>
        </w:rPr>
        <w:t xml:space="preserve">. </w:t>
      </w:r>
    </w:p>
    <w:p>
      <w:pPr>
        <w:pStyle w:val="Body"/>
        <w:spacing w:after="0" w:line="480" w:lineRule="auto"/>
        <w:ind w:firstLine="720"/>
        <w:jc w:val="both"/>
        <w:rPr>
          <w:ins w:id="277" w:date="2020-06-01T18:37:40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278" w:date="2020-06-01T18:37:40Z" w:author="zenrunner"/>
          <w:rStyle w:val="None"/>
          <w:outline w:val="0"/>
          <w:color w:val="222222"/>
          <w:sz w:val="24"/>
          <w:szCs w:val="24"/>
          <w:u w:color="222222"/>
          <w:shd w:val="clear" w:color="auto" w:fill="ffffff"/>
          <w14:textFill>
            <w14:solidFill>
              <w14:srgbClr w14:val="222222"/>
            </w14:solidFill>
          </w14:textFill>
        </w:rPr>
      </w:pPr>
      <w:ins w:id="279"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need to reorganize above</w:t>
        </w:r>
      </w:ins>
    </w:p>
    <w:p>
      <w:pPr>
        <w:pStyle w:val="Body"/>
        <w:numPr>
          <w:ilvl w:val="0"/>
          <w:numId w:val="2"/>
        </w:numPr>
        <w:spacing w:after="0" w:line="480" w:lineRule="auto"/>
        <w:jc w:val="both"/>
        <w:rPr>
          <w:sz w:val="24"/>
          <w:szCs w:val="24"/>
          <w:lang w:val="en-US"/>
        </w:rPr>
      </w:pPr>
      <w:ins w:id="280"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state patterns of difference in light and temp whether they interacted with permeability</w:t>
        </w:r>
      </w:ins>
    </w:p>
    <w:p>
      <w:pPr>
        <w:pStyle w:val="Body"/>
        <w:numPr>
          <w:ilvl w:val="0"/>
          <w:numId w:val="2"/>
        </w:numPr>
        <w:spacing w:after="0" w:line="480" w:lineRule="auto"/>
        <w:jc w:val="both"/>
        <w:rPr>
          <w:sz w:val="24"/>
          <w:szCs w:val="24"/>
          <w:lang w:val="en-US"/>
        </w:rPr>
      </w:pPr>
      <w:ins w:id="281"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state whether light predicts temps as you would expect - the same for all shapes and for all permeabilities? this is tricky.</w:t>
        </w:r>
      </w:ins>
    </w:p>
    <w:p>
      <w:pPr>
        <w:pStyle w:val="Body"/>
        <w:numPr>
          <w:ilvl w:val="0"/>
          <w:numId w:val="2"/>
        </w:numPr>
        <w:spacing w:after="0" w:line="480" w:lineRule="auto"/>
        <w:jc w:val="both"/>
        <w:rPr>
          <w:sz w:val="24"/>
          <w:szCs w:val="24"/>
          <w:lang w:val="en-US"/>
        </w:rPr>
      </w:pPr>
      <w:ins w:id="282"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 xml:space="preserve">state which shelter provided the best refuge - coolest but still had light? </w:t>
        </w:r>
      </w:ins>
    </w:p>
    <w:p>
      <w:pPr>
        <w:pStyle w:val="Body"/>
        <w:numPr>
          <w:ilvl w:val="0"/>
          <w:numId w:val="2"/>
        </w:numPr>
        <w:spacing w:after="0" w:line="480" w:lineRule="auto"/>
        <w:jc w:val="both"/>
        <w:rPr>
          <w:sz w:val="24"/>
          <w:szCs w:val="24"/>
          <w:lang w:val="en-US"/>
        </w:rPr>
      </w:pPr>
      <w:ins w:id="283"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state which combination best approximated the shrubs</w:t>
        </w:r>
      </w:ins>
      <w:ins w:id="284"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w:t>
        </w:r>
      </w:ins>
    </w:p>
    <w:p>
      <w:pPr>
        <w:pStyle w:val="Body"/>
        <w:numPr>
          <w:ilvl w:val="0"/>
          <w:numId w:val="2"/>
        </w:numPr>
        <w:spacing w:after="0" w:line="480" w:lineRule="auto"/>
        <w:jc w:val="both"/>
        <w:rPr>
          <w:sz w:val="24"/>
          <w:szCs w:val="24"/>
          <w:lang w:val="en-US"/>
        </w:rPr>
      </w:pPr>
      <w:ins w:id="285"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calculate Rii for shrub-open, then for shelter-open treatment combinations and plot that out too - lets</w:t>
        </w:r>
      </w:ins>
      <w:ins w:id="286"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w:t>
        </w:r>
      </w:ins>
      <w:ins w:id="287"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see the effect sizes to see data that way - might simplify</w:t>
        </w:r>
      </w:ins>
    </w:p>
    <w:p>
      <w:pPr>
        <w:pStyle w:val="Body"/>
        <w:numPr>
          <w:ilvl w:val="0"/>
          <w:numId w:val="2"/>
        </w:numPr>
        <w:spacing w:after="0" w:line="480" w:lineRule="auto"/>
        <w:jc w:val="both"/>
        <w:rPr>
          <w:sz w:val="24"/>
          <w:szCs w:val="24"/>
          <w:lang w:val="en-US"/>
        </w:rPr>
      </w:pPr>
      <w:ins w:id="288" w:date="2020-06-01T18:37:40Z" w:author="zenrunner">
        <w:r>
          <w:rPr>
            <w:rStyle w:val="None"/>
            <w:outline w:val="0"/>
            <w:color w:val="222222"/>
            <w:sz w:val="24"/>
            <w:szCs w:val="24"/>
            <w:u w:color="222222"/>
            <w:shd w:val="clear" w:color="auto" w:fill="ffffff"/>
            <w:rtl w:val="0"/>
            <w:lang w:val="en-US"/>
            <w14:textFill>
              <w14:solidFill>
                <w14:srgbClr w14:val="222222"/>
              </w14:solidFill>
            </w14:textFill>
          </w:rPr>
          <w:t>explain how you are handling time during day - not clear above - did you only test means or max and min values too? How did you aggregate hours - or did you next hour inside treatment to address repeated measures - or did you just use daily means for light and temp and then nest inside daily. I know what you did, haha, but it is not clear in methods or results when you read it</w:t>
        </w:r>
      </w:ins>
    </w:p>
    <w:p>
      <w:pPr>
        <w:pStyle w:val="Body"/>
        <w:spacing w:after="0" w:line="480" w:lineRule="auto"/>
        <w:ind w:firstLine="720"/>
        <w:jc w:val="both"/>
        <w:rPr>
          <w:ins w:id="289" w:date="2020-06-01T18:37:40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290" w:date="2020-06-01T18:37:40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291" w:date="2020-06-01T18:45:03Z" w:author="zenrunner"/>
          <w:rStyle w:val="None"/>
          <w:outline w:val="0"/>
          <w:color w:val="222222"/>
          <w:sz w:val="24"/>
          <w:szCs w:val="24"/>
          <w:u w:color="222222"/>
          <w:shd w:val="clear" w:color="auto" w:fill="ffffff"/>
          <w14:textFill>
            <w14:solidFill>
              <w14:srgbClr w14:val="222222"/>
            </w14:solidFill>
          </w14:textFill>
        </w:rPr>
      </w:pPr>
      <w:del w:id="292" w:date="2020-06-01T18:33:34Z" w:author="zenrunner">
        <w:r>
          <w:rPr>
            <w:rStyle w:val="None"/>
            <w:outline w:val="0"/>
            <w:color w:val="222222"/>
            <w:sz w:val="24"/>
            <w:szCs w:val="24"/>
            <w:u w:color="222222"/>
            <w:shd w:val="clear" w:color="auto" w:fill="ffffff"/>
            <w:rtl w:val="0"/>
            <w14:textFill>
              <w14:solidFill>
                <w14:srgbClr w14:val="222222"/>
              </w14:solidFill>
            </w14:textFill>
          </w:rPr>
          <w:delText>A</w:delText>
        </w:r>
      </w:del>
      <w:ins w:id="293" w:date="2020-06-01T18:37:50Z" w:author="zenrunner">
        <w:r>
          <w:rPr>
            <w:rStyle w:val="None"/>
            <w:outline w:val="0"/>
            <w:color w:val="222222"/>
            <w:sz w:val="24"/>
            <w:szCs w:val="24"/>
            <w:u w:color="222222"/>
            <w:shd w:val="clear" w:color="auto" w:fill="ffffff"/>
            <w:rtl w:val="0"/>
            <w:lang w:val="en-US"/>
            <w14:textFill>
              <w14:solidFill>
                <w14:srgbClr w14:val="222222"/>
              </w14:solidFill>
            </w14:textFill>
          </w:rPr>
          <w:t>A</w:t>
        </w:r>
      </w:ins>
      <w:r>
        <w:rPr>
          <w:rStyle w:val="None"/>
          <w:outline w:val="0"/>
          <w:color w:val="222222"/>
          <w:sz w:val="24"/>
          <w:szCs w:val="24"/>
          <w:u w:color="222222"/>
          <w:shd w:val="clear" w:color="auto" w:fill="ffffff"/>
          <w:rtl w:val="0"/>
          <w:lang w:val="en-US"/>
          <w14:textFill>
            <w14:solidFill>
              <w14:srgbClr w14:val="222222"/>
            </w14:solidFill>
          </w14:textFill>
        </w:rPr>
        <w:t>dditionally, the variation in mean temperature between weather station data and data obtained via loggers was tested and showed to be significantly different for almost all microsites (GLM, p&lt;0.05) (Table1). Post-hoc analyses demonstrated that in particular there was a significant difference between weather station and square (post-hoc p= 0.0001)</w:t>
      </w:r>
      <w:ins w:id="294" w:date="2020-06-01T18:38:59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HOW? warmer or cooler??? so is the local weather station estimating higher or lower temps? THIS IS really important right - ie the whole point is to test refuge hypothesis that shelters and shrubs can provide - so I hope cooler than a weather station</w:t>
        </w:r>
      </w:ins>
      <w:ins w:id="295" w:date="2020-06-01T18:38:59Z" w:author="zenrunner">
        <w:r>
          <w:rPr>
            <w:rStyle w:val="None"/>
            <w:outline w:val="0"/>
            <w:color w:val="222222"/>
            <w:sz w:val="24"/>
            <w:szCs w:val="24"/>
            <w:u w:color="222222"/>
            <w:shd w:val="clear" w:color="auto" w:fill="ffffff"/>
            <w:rtl w:val="0"/>
            <w:lang w:val="en-US"/>
            <w14:textFill>
              <w14:solidFill>
                <w14:srgbClr w14:val="222222"/>
              </w14:solidFill>
            </w14:textFill>
          </w:rPr>
          <w:t>…</w:t>
        </w:r>
      </w:ins>
      <w:ins w:id="296" w:date="2020-06-01T18:38:59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w:t>
        </w:r>
      </w:ins>
      <w:r>
        <w:rPr>
          <w:rStyle w:val="None"/>
          <w:outline w:val="0"/>
          <w:color w:val="222222"/>
          <w:sz w:val="24"/>
          <w:szCs w:val="24"/>
          <w:u w:color="222222"/>
          <w:shd w:val="clear" w:color="auto" w:fill="ffffff"/>
          <w:rtl w:val="0"/>
          <w:lang w:val="en-US"/>
          <w14:textFill>
            <w14:solidFill>
              <w14:srgbClr w14:val="222222"/>
            </w14:solidFill>
          </w14:textFill>
        </w:rPr>
        <w:t>, weather station and shrub (post-hoc p= 0.0001), and weather station and the open</w:t>
      </w:r>
      <w:ins w:id="297" w:date="2020-06-01T18:39:05Z" w:author="zenrunner">
        <w:r>
          <w:rPr>
            <w:rStyle w:val="None"/>
            <w:outline w:val="0"/>
            <w:color w:val="222222"/>
            <w:sz w:val="24"/>
            <w:szCs w:val="24"/>
            <w:u w:color="222222"/>
            <w:shd w:val="clear" w:color="auto" w:fill="ffffff"/>
            <w:rtl w:val="0"/>
            <w:lang w:val="en-US"/>
            <w14:textFill>
              <w14:solidFill>
                <w14:srgbClr w14:val="222222"/>
              </w14:solidFill>
            </w14:textFill>
          </w:rPr>
          <w:t>??</w:t>
        </w:r>
      </w:ins>
      <w:r>
        <w:rPr>
          <w:rStyle w:val="None"/>
          <w:outline w:val="0"/>
          <w:color w:val="222222"/>
          <w:sz w:val="24"/>
          <w:szCs w:val="24"/>
          <w:u w:color="222222"/>
          <w:shd w:val="clear" w:color="auto" w:fill="ffffff"/>
          <w:rtl w:val="0"/>
          <w:lang w:val="fr-FR"/>
          <w14:textFill>
            <w14:solidFill>
              <w14:srgbClr w14:val="222222"/>
            </w14:solidFill>
          </w14:textFill>
        </w:rPr>
        <w:t xml:space="preserve"> (post-hoc p= 0.0001) (</w:t>
      </w:r>
      <w:ins w:id="298" w:date="2020-06-01T18:39:11Z" w:author="zenrunner">
        <w:r>
          <w:rPr>
            <w:rStyle w:val="None"/>
            <w:outline w:val="0"/>
            <w:color w:val="222222"/>
            <w:sz w:val="24"/>
            <w:szCs w:val="24"/>
            <w:u w:color="222222"/>
            <w:shd w:val="clear" w:color="auto" w:fill="ffffff"/>
            <w:rtl w:val="0"/>
            <w:lang w:val="en-US"/>
            <w14:textFill>
              <w14:solidFill>
                <w14:srgbClr w14:val="222222"/>
              </w14:solidFill>
            </w14:textFill>
          </w:rPr>
          <w:t xml:space="preserve">FIgure 3, </w:t>
        </w:r>
      </w:ins>
      <w:r>
        <w:rPr>
          <w:rStyle w:val="None"/>
          <w:outline w:val="0"/>
          <w:color w:val="222222"/>
          <w:sz w:val="24"/>
          <w:szCs w:val="24"/>
          <w:u w:color="222222"/>
          <w:shd w:val="clear" w:color="auto" w:fill="ffffff"/>
          <w:rtl w:val="0"/>
          <w:lang w:val="fr-FR"/>
          <w14:textFill>
            <w14:solidFill>
              <w14:srgbClr w14:val="222222"/>
            </w14:solidFill>
          </w14:textFill>
        </w:rPr>
        <w:t xml:space="preserve">Table 3). </w:t>
      </w:r>
      <w:ins w:id="299" w:date="2020-06-01T18:45:03Z" w:author="zenrunner">
        <w:r>
          <w:rPr>
            <w:rStyle w:val="None"/>
            <w:outline w:val="0"/>
            <w:color w:val="222222"/>
            <w:sz w:val="24"/>
            <w:szCs w:val="24"/>
            <w:u w:color="222222"/>
            <w:shd w:val="clear" w:color="auto" w:fill="ffffff"/>
            <w:rtl w:val="0"/>
            <w:lang w:val="en-US"/>
            <w14:textFill>
              <w14:solidFill>
                <w14:srgbClr w14:val="222222"/>
              </w14:solidFill>
            </w14:textFill>
          </w:rPr>
          <w:t>I would add a figure for this and for loggers versus station I might just use daily means for temp.</w:t>
        </w:r>
      </w:ins>
    </w:p>
    <w:p>
      <w:pPr>
        <w:pStyle w:val="Body"/>
        <w:spacing w:after="0" w:line="480" w:lineRule="auto"/>
        <w:ind w:firstLine="720"/>
        <w:jc w:val="both"/>
        <w:rPr>
          <w:ins w:id="300" w:date="2020-06-01T18:45:03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301" w:date="2020-06-01T18:45:03Z" w:author="zenrunner"/>
          <w:rStyle w:val="None"/>
          <w:outline w:val="0"/>
          <w:color w:val="222222"/>
          <w:sz w:val="24"/>
          <w:szCs w:val="24"/>
          <w:u w:color="222222"/>
          <w:shd w:val="clear" w:color="auto" w:fill="ffffff"/>
          <w14:textFill>
            <w14:solidFill>
              <w14:srgbClr w14:val="222222"/>
            </w14:solidFill>
          </w14:textFill>
        </w:rPr>
      </w:pPr>
      <w:ins w:id="302" w:date="2020-06-01T18:45:03Z" w:author="zenrunner">
        <w:r>
          <w:rPr>
            <w:rStyle w:val="None"/>
            <w:outline w:val="0"/>
            <w:color w:val="222222"/>
            <w:sz w:val="24"/>
            <w:szCs w:val="24"/>
            <w:u w:color="222222"/>
            <w:shd w:val="clear" w:color="auto" w:fill="ffffff"/>
            <w:rtl w:val="0"/>
            <w:lang w:val="en-US"/>
            <w14:textFill>
              <w14:solidFill>
                <w14:srgbClr w14:val="222222"/>
              </w14:solidFill>
            </w14:textFill>
          </w:rPr>
          <w:t xml:space="preserve">So, I LOVE what you are sitting on here but I am a bit lost. I think it is just organization but the figures need to pop, you need a figure for micro versus macro data, and then we can chat. Also, calculate a shelter-open RII for temp, Rii light and do same for shrub-open etc then we can check that. </w:t>
        </w:r>
      </w:ins>
    </w:p>
    <w:p>
      <w:pPr>
        <w:pStyle w:val="Body"/>
        <w:spacing w:after="0" w:line="480" w:lineRule="auto"/>
        <w:ind w:firstLine="720"/>
        <w:jc w:val="both"/>
        <w:rPr>
          <w:ins w:id="303" w:date="2020-06-01T18:45:03Z" w:author="zenrunner"/>
          <w:rStyle w:val="None"/>
          <w:outline w:val="0"/>
          <w:color w:val="222222"/>
          <w:sz w:val="24"/>
          <w:szCs w:val="24"/>
          <w:u w:color="222222"/>
          <w:shd w:val="clear" w:color="auto" w:fill="ffffff"/>
          <w14:textFill>
            <w14:solidFill>
              <w14:srgbClr w14:val="222222"/>
            </w14:solidFill>
          </w14:textFill>
        </w:rPr>
      </w:pPr>
      <w:ins w:id="304" w:date="2020-06-01T18:45:03Z" w:author="zenrunner">
        <w:r>
          <w:rPr>
            <w:rStyle w:val="None"/>
            <w:outline w:val="0"/>
            <w:color w:val="222222"/>
            <w:sz w:val="24"/>
            <w:szCs w:val="24"/>
            <w:u w:color="222222"/>
            <w:shd w:val="clear" w:color="auto" w:fill="ffffff"/>
            <w:rtl w:val="0"/>
            <w:lang w:val="en-US"/>
            <w14:textFill>
              <w14:solidFill>
                <w14:srgbClr w14:val="222222"/>
              </w14:solidFill>
            </w14:textFill>
          </w:rPr>
          <w:t>Check Sotomayor paper I am attaching. ALSO send me any papers that like theirs and ours - I want to see how others do this too. Yours is unique of course, but there are some similarities.</w:t>
        </w:r>
      </w:ins>
    </w:p>
    <w:p>
      <w:pPr>
        <w:pStyle w:val="Body"/>
        <w:spacing w:after="0" w:line="480" w:lineRule="auto"/>
        <w:ind w:firstLine="720"/>
        <w:jc w:val="both"/>
        <w:rPr>
          <w:rStyle w:val="None"/>
          <w:outline w:val="0"/>
          <w:color w:val="222222"/>
          <w:sz w:val="24"/>
          <w:szCs w:val="24"/>
          <w:u w:color="222222"/>
          <w:shd w:val="clear" w:color="auto" w:fill="ffffff"/>
          <w14:textFill>
            <w14:solidFill>
              <w14:srgbClr w14:val="222222"/>
            </w14:solidFill>
          </w14:textFill>
        </w:rPr>
      </w:pPr>
      <w:ins w:id="305" w:date="2020-06-01T18:45:03Z" w:author="zenrunner">
        <w:r>
          <w:rPr>
            <w:rStyle w:val="None"/>
            <w:outline w:val="0"/>
            <w:color w:val="222222"/>
            <w:sz w:val="24"/>
            <w:szCs w:val="24"/>
            <w:u w:color="222222"/>
            <w:shd w:val="clear" w:color="auto" w:fill="ffffff"/>
            <w:rtl w:val="0"/>
            <w:lang w:val="en-US"/>
            <w14:textFill>
              <w14:solidFill>
                <w14:srgbClr w14:val="222222"/>
              </w14:solidFill>
            </w14:textFill>
          </w:rPr>
          <w:t>also, see fig 3, second plot, of Zhang and Tielborger - stress on x, dots with connected lines, different lines for different colors etc- ALSO looks like they used RII TOO!! OK sweet. nice precendent. and in a TOP journal so that is good too.  again - not saying you have to change all this at all- just check other stuff for us and give us a list of options. and check the main two journals you want and see what similar papers do there. Mostly the edits are about writing.</w:t>
        </w:r>
      </w:ins>
    </w:p>
    <w:p>
      <w:pPr>
        <w:pStyle w:val="Body"/>
        <w:spacing w:after="0" w:line="480" w:lineRule="auto"/>
        <w:jc w:val="both"/>
        <w:rPr>
          <w:rStyle w:val="None"/>
          <w:b w:val="1"/>
          <w:bCs w:val="1"/>
          <w:outline w:val="0"/>
          <w:color w:val="222222"/>
          <w:sz w:val="24"/>
          <w:szCs w:val="24"/>
          <w:u w:color="222222"/>
          <w:shd w:val="clear" w:color="auto" w:fill="ffffff"/>
          <w14:textFill>
            <w14:solidFill>
              <w14:srgbClr w14:val="222222"/>
            </w14:solidFill>
          </w14:textFill>
        </w:rPr>
      </w:pPr>
      <w:r>
        <w:rPr>
          <w:rStyle w:val="None"/>
          <w:b w:val="1"/>
          <w:bCs w:val="1"/>
          <w:outline w:val="0"/>
          <w:color w:val="222222"/>
          <w:sz w:val="24"/>
          <w:szCs w:val="24"/>
          <w:u w:color="222222"/>
          <w:shd w:val="clear" w:color="auto" w:fill="ffffff"/>
          <w:rtl w:val="0"/>
          <w:lang w:val="en-US"/>
          <w14:textFill>
            <w14:solidFill>
              <w14:srgbClr w14:val="222222"/>
            </w14:solidFill>
          </w14:textFill>
        </w:rPr>
        <w:t xml:space="preserve">Discussion </w:t>
      </w:r>
    </w:p>
    <w:p>
      <w:pPr>
        <w:pStyle w:val="Body"/>
        <w:spacing w:after="0" w:line="480" w:lineRule="auto"/>
        <w:ind w:firstLine="720"/>
        <w:jc w:val="both"/>
        <w:rPr>
          <w:rStyle w:val="None"/>
          <w:outline w:val="0"/>
          <w:color w:val="222222"/>
          <w:sz w:val="24"/>
          <w:szCs w:val="24"/>
          <w:u w:color="222222"/>
          <w:shd w:val="clear" w:color="auto" w:fill="ffffff"/>
          <w14:textFill>
            <w14:solidFill>
              <w14:srgbClr w14:val="222222"/>
            </w14:solidFill>
          </w14:textFill>
        </w:rPr>
      </w:pPr>
      <w:r>
        <w:rPr>
          <w:rStyle w:val="None"/>
          <w:outline w:val="0"/>
          <w:color w:val="222222"/>
          <w:sz w:val="24"/>
          <w:szCs w:val="24"/>
          <w:u w:color="222222"/>
          <w:shd w:val="clear" w:color="auto" w:fill="ffffff"/>
          <w:rtl w:val="0"/>
          <w:lang w:val="en-US"/>
          <w14:textFill>
            <w14:solidFill>
              <w14:srgbClr w14:val="222222"/>
            </w14:solidFill>
          </w14:textFill>
        </w:rPr>
        <w:t>Shrubs and structural heterogeneity are important components of ecosystems relevant to the conservation and restoration of other plants and animals</w:t>
      </w:r>
      <w:ins w:id="306" w:date="2020-06-01T18:45:07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YES</w:t>
        </w:r>
      </w:ins>
      <w:r>
        <w:rPr>
          <w:rStyle w:val="None"/>
          <w:outline w:val="0"/>
          <w:color w:val="222222"/>
          <w:sz w:val="24"/>
          <w:szCs w:val="24"/>
          <w:u w:color="222222"/>
          <w:shd w:val="clear" w:color="auto" w:fill="ffffff"/>
          <w:rtl w:val="0"/>
          <w:lang w:val="en-US"/>
          <w14:textFill>
            <w14:solidFill>
              <w14:srgbClr w14:val="222222"/>
            </w14:solidFill>
          </w14:textFill>
        </w:rPr>
        <w:t>. A shelter, vegetation</w:t>
      </w:r>
      <w:ins w:id="307" w:date="2020-06-01T18:45:12Z" w:author="zenrunner">
        <w:r>
          <w:rPr>
            <w:rStyle w:val="None"/>
            <w:outline w:val="0"/>
            <w:color w:val="222222"/>
            <w:sz w:val="24"/>
            <w:szCs w:val="24"/>
            <w:u w:color="222222"/>
            <w:shd w:val="clear" w:color="auto" w:fill="ffffff"/>
            <w:rtl w:val="0"/>
            <w:lang w:val="en-US"/>
            <w14:textFill>
              <w14:solidFill>
                <w14:srgbClr w14:val="222222"/>
              </w14:solidFill>
            </w14:textFill>
          </w:rPr>
          <w:t>,</w:t>
        </w:r>
      </w:ins>
      <w:r>
        <w:rPr>
          <w:rStyle w:val="None"/>
          <w:outline w:val="0"/>
          <w:color w:val="222222"/>
          <w:sz w:val="24"/>
          <w:szCs w:val="24"/>
          <w:u w:color="222222"/>
          <w:shd w:val="clear" w:color="auto" w:fill="ffffff"/>
          <w:rtl w:val="0"/>
          <w:lang w:val="en-US"/>
          <w14:textFill>
            <w14:solidFill>
              <w14:srgbClr w14:val="222222"/>
            </w14:solidFill>
          </w14:textFill>
        </w:rPr>
        <w:t xml:space="preserve"> or artificial</w:t>
      </w:r>
      <w:ins w:id="308" w:date="2020-06-01T18:45:42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cover of any sort in deserts</w:t>
        </w:r>
      </w:ins>
      <w:del w:id="309" w:date="2020-06-01T18:45:28Z" w:author="zenrunner">
        <w:r>
          <w:rPr>
            <w:rStyle w:val="None"/>
            <w:outline w:val="0"/>
            <w:color w:val="222222"/>
            <w:sz w:val="24"/>
            <w:szCs w:val="24"/>
            <w:u w:color="222222"/>
            <w:shd w:val="clear" w:color="auto" w:fill="ffffff"/>
            <w:rtl w:val="0"/>
            <w14:textFill>
              <w14:solidFill>
                <w14:srgbClr w14:val="222222"/>
              </w14:solidFill>
            </w14:textFill>
          </w:rPr>
          <w:delText>,</w:delText>
        </w:r>
      </w:del>
      <w:r>
        <w:rPr>
          <w:rStyle w:val="None"/>
          <w:outline w:val="0"/>
          <w:color w:val="222222"/>
          <w:sz w:val="24"/>
          <w:szCs w:val="24"/>
          <w:u w:color="222222"/>
          <w:shd w:val="clear" w:color="auto" w:fill="ffffff"/>
          <w:rtl w:val="0"/>
          <w14:textFill>
            <w14:solidFill>
              <w14:srgbClr w14:val="222222"/>
            </w14:solidFill>
          </w14:textFill>
        </w:rPr>
        <w:t xml:space="preserve"> </w:t>
      </w:r>
      <w:ins w:id="310" w:date="2020-06-01T18:45:45Z" w:author="zenrunner">
        <w:r>
          <w:rPr>
            <w:rStyle w:val="None"/>
            <w:outline w:val="0"/>
            <w:color w:val="222222"/>
            <w:sz w:val="24"/>
            <w:szCs w:val="24"/>
            <w:u w:color="222222"/>
            <w:shd w:val="clear" w:color="auto" w:fill="ffffff"/>
            <w:rtl w:val="0"/>
            <w:lang w:val="en-US"/>
            <w14:textFill>
              <w14:solidFill>
                <w14:srgbClr w14:val="222222"/>
              </w14:solidFill>
            </w14:textFill>
          </w:rPr>
          <w:t>can</w:t>
        </w:r>
      </w:ins>
      <w:del w:id="311" w:date="2020-06-01T18:45:44Z" w:author="zenrunner">
        <w:r>
          <w:rPr>
            <w:rStyle w:val="None"/>
            <w:outline w:val="0"/>
            <w:color w:val="222222"/>
            <w:sz w:val="24"/>
            <w:szCs w:val="24"/>
            <w:u w:color="222222"/>
            <w:shd w:val="clear" w:color="auto" w:fill="ffffff"/>
            <w:rtl w:val="0"/>
            <w:lang w:val="en-US"/>
            <w14:textFill>
              <w14:solidFill>
                <w14:srgbClr w14:val="222222"/>
              </w14:solidFill>
            </w14:textFill>
          </w:rPr>
          <w:delText>that</w:delText>
        </w:r>
      </w:del>
      <w:r>
        <w:rPr>
          <w:rStyle w:val="None"/>
          <w:outline w:val="0"/>
          <w:color w:val="222222"/>
          <w:sz w:val="24"/>
          <w:szCs w:val="24"/>
          <w:u w:color="222222"/>
          <w:shd w:val="clear" w:color="auto" w:fill="ffffff"/>
          <w:rtl w:val="0"/>
          <w:lang w:val="en-US"/>
          <w14:textFill>
            <w14:solidFill>
              <w14:srgbClr w14:val="222222"/>
            </w14:solidFill>
          </w14:textFill>
        </w:rPr>
        <w:t xml:space="preserve"> provide</w:t>
      </w:r>
      <w:del w:id="312" w:date="2020-06-01T18:45:47Z" w:author="zenrunner">
        <w:r>
          <w:rPr>
            <w:rStyle w:val="None"/>
            <w:outline w:val="0"/>
            <w:color w:val="222222"/>
            <w:sz w:val="24"/>
            <w:szCs w:val="24"/>
            <w:u w:color="222222"/>
            <w:shd w:val="clear" w:color="auto" w:fill="ffffff"/>
            <w:rtl w:val="0"/>
            <w14:textFill>
              <w14:solidFill>
                <w14:srgbClr w14:val="222222"/>
              </w14:solidFill>
            </w14:textFill>
          </w:rPr>
          <w:delText>s</w:delText>
        </w:r>
      </w:del>
      <w:r>
        <w:rPr>
          <w:rStyle w:val="None"/>
          <w:outline w:val="0"/>
          <w:color w:val="222222"/>
          <w:sz w:val="24"/>
          <w:szCs w:val="24"/>
          <w:u w:color="222222"/>
          <w:shd w:val="clear" w:color="auto" w:fill="ffffff"/>
          <w:rtl w:val="0"/>
          <w:lang w:val="en-US"/>
          <w14:textFill>
            <w14:solidFill>
              <w14:srgbClr w14:val="222222"/>
            </w14:solidFill>
          </w14:textFill>
        </w:rPr>
        <w:t xml:space="preserve"> amelioration or even just differences in the temperature and light at fine-scales </w:t>
      </w:r>
      <w:del w:id="313" w:date="2020-06-01T18:46:00Z" w:author="zenrunner">
        <w:r>
          <w:rPr>
            <w:rStyle w:val="None"/>
            <w:outline w:val="0"/>
            <w:color w:val="222222"/>
            <w:sz w:val="24"/>
            <w:szCs w:val="24"/>
            <w:u w:color="222222"/>
            <w:shd w:val="clear" w:color="auto" w:fill="ffffff"/>
            <w:rtl w:val="0"/>
            <w:lang w:val="en-US"/>
            <w14:textFill>
              <w14:solidFill>
                <w14:srgbClr w14:val="222222"/>
              </w14:solidFill>
            </w14:textFill>
          </w:rPr>
          <w:delText>is likely critical to at least some</w:delText>
        </w:r>
      </w:del>
      <w:ins w:id="314" w:date="2020-06-01T18:46:02Z" w:author="zenrunner">
        <w:r>
          <w:rPr>
            <w:rStyle w:val="None"/>
            <w:outline w:val="0"/>
            <w:color w:val="222222"/>
            <w:sz w:val="24"/>
            <w:szCs w:val="24"/>
            <w:u w:color="222222"/>
            <w:shd w:val="clear" w:color="auto" w:fill="ffffff"/>
            <w:rtl w:val="0"/>
            <w:lang w:val="en-US"/>
            <w14:textFill>
              <w14:solidFill>
                <w14:srgbClr w14:val="222222"/>
              </w14:solidFill>
            </w14:textFill>
          </w:rPr>
          <w:t>that provides</w:t>
        </w:r>
      </w:ins>
      <w:r>
        <w:rPr>
          <w:rStyle w:val="None"/>
          <w:outline w:val="0"/>
          <w:color w:val="222222"/>
          <w:sz w:val="24"/>
          <w:szCs w:val="24"/>
          <w:u w:color="222222"/>
          <w:shd w:val="clear" w:color="auto" w:fill="ffffff"/>
          <w:rtl w:val="0"/>
          <w14:textFill>
            <w14:solidFill>
              <w14:srgbClr w14:val="222222"/>
            </w14:solidFill>
          </w14:textFill>
        </w:rPr>
        <w:t xml:space="preserve"> </w:t>
      </w:r>
      <w:del w:id="315" w:date="2020-06-01T18:46:06Z" w:author="zenrunner">
        <w:r>
          <w:rPr>
            <w:rStyle w:val="None"/>
            <w:outline w:val="0"/>
            <w:color w:val="222222"/>
            <w:sz w:val="24"/>
            <w:szCs w:val="24"/>
            <w:u w:color="222222"/>
            <w:shd w:val="clear" w:color="auto" w:fill="ffffff"/>
            <w:rtl w:val="0"/>
            <w:lang w:val="fr-FR"/>
            <w14:textFill>
              <w14:solidFill>
                <w14:srgbClr w14:val="222222"/>
              </w14:solidFill>
            </w14:textFill>
          </w:rPr>
          <w:delText>sensitive</w:delText>
        </w:r>
      </w:del>
      <w:ins w:id="316" w:date="2020-06-01T18:46:09Z" w:author="zenrunner">
        <w:r>
          <w:rPr>
            <w:rStyle w:val="None"/>
            <w:outline w:val="0"/>
            <w:color w:val="222222"/>
            <w:sz w:val="24"/>
            <w:szCs w:val="24"/>
            <w:u w:color="222222"/>
            <w:shd w:val="clear" w:color="auto" w:fill="ffffff"/>
            <w:rtl w:val="0"/>
            <w:lang w:val="en-US"/>
            <w14:textFill>
              <w14:solidFill>
                <w14:srgbClr w14:val="222222"/>
              </w14:solidFill>
            </w14:textFill>
          </w:rPr>
          <w:t>plants and particularly</w:t>
        </w:r>
      </w:ins>
      <w:r>
        <w:rPr>
          <w:rStyle w:val="None"/>
          <w:outline w:val="0"/>
          <w:color w:val="222222"/>
          <w:sz w:val="24"/>
          <w:szCs w:val="24"/>
          <w:u w:color="222222"/>
          <w:shd w:val="clear" w:color="auto" w:fill="ffffff"/>
          <w:rtl w:val="0"/>
          <w14:textFill>
            <w14:solidFill>
              <w14:srgbClr w14:val="222222"/>
            </w14:solidFill>
          </w14:textFill>
        </w:rPr>
        <w:t xml:space="preserve"> animals</w:t>
      </w:r>
      <w:ins w:id="317" w:date="2020-06-01T18:46:21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with thermal options</w:t>
        </w:r>
      </w:ins>
      <w:r>
        <w:rPr>
          <w:rStyle w:val="None"/>
          <w:outline w:val="0"/>
          <w:color w:val="222222"/>
          <w:sz w:val="24"/>
          <w:szCs w:val="24"/>
          <w:u w:color="222222"/>
          <w:shd w:val="clear" w:color="auto" w:fill="ffffff"/>
          <w:rtl w:val="0"/>
          <w14:textFill>
            <w14:solidFill>
              <w14:srgbClr w14:val="222222"/>
            </w14:solidFill>
          </w14:textFill>
        </w:rPr>
        <w:t xml:space="preserve"> </w:t>
      </w:r>
      <w:r>
        <w:rPr>
          <w:rStyle w:val="None"/>
          <w:sz w:val="24"/>
          <w:szCs w:val="24"/>
          <w:rtl w:val="0"/>
          <w:lang w:val="en-US"/>
        </w:rPr>
        <w:t>(Ivey et al. 2020; Attum and Eason 2006)</w:t>
      </w:r>
      <w:ins w:id="318" w:date="2020-06-01T18:46:26Z" w:author="zenrunner">
        <w:r>
          <w:rPr>
            <w:rStyle w:val="None"/>
            <w:sz w:val="24"/>
            <w:szCs w:val="24"/>
            <w:rtl w:val="0"/>
            <w:lang w:val="en-US"/>
          </w:rPr>
          <w:t>.</w:t>
        </w:r>
      </w:ins>
      <w:r>
        <w:rPr>
          <w:rStyle w:val="None"/>
          <w:outline w:val="0"/>
          <w:color w:val="222222"/>
          <w:sz w:val="24"/>
          <w:szCs w:val="24"/>
          <w:u w:color="222222"/>
          <w:shd w:val="clear" w:color="auto" w:fill="ffffff"/>
          <w:rtl w:val="0"/>
          <w14:textFill>
            <w14:solidFill>
              <w14:srgbClr w14:val="222222"/>
            </w14:solidFill>
          </w14:textFill>
        </w:rPr>
        <w:t xml:space="preserve"> </w:t>
      </w:r>
      <w:del w:id="319" w:date="2020-06-01T18:46:28Z" w:author="zenrunner">
        <w:r>
          <w:rPr>
            <w:rStyle w:val="None"/>
            <w:outline w:val="0"/>
            <w:color w:val="222222"/>
            <w:sz w:val="24"/>
            <w:szCs w:val="24"/>
            <w:u w:color="222222"/>
            <w:shd w:val="clear" w:color="auto" w:fill="ffffff"/>
            <w:rtl w:val="0"/>
            <w:lang w:val="en-US"/>
            <w14:textFill>
              <w14:solidFill>
                <w14:srgbClr w14:val="222222"/>
              </w14:solidFill>
            </w14:textFill>
          </w:rPr>
          <w:delText>and p</w:delText>
        </w:r>
      </w:del>
      <w:ins w:id="320" w:date="2020-06-01T18:46:35Z" w:author="zenrunner">
        <w:r>
          <w:rPr>
            <w:rStyle w:val="None"/>
            <w:outline w:val="0"/>
            <w:color w:val="222222"/>
            <w:sz w:val="24"/>
            <w:szCs w:val="24"/>
            <w:u w:color="222222"/>
            <w:shd w:val="clear" w:color="auto" w:fill="ffffff"/>
            <w:rtl w:val="0"/>
            <w:lang w:val="en-US"/>
            <w14:textFill>
              <w14:solidFill>
                <w14:srgbClr w14:val="222222"/>
              </w14:solidFill>
            </w14:textFill>
          </w:rPr>
          <w:t>In p</w:t>
        </w:r>
      </w:ins>
      <w:r>
        <w:rPr>
          <w:rStyle w:val="None"/>
          <w:outline w:val="0"/>
          <w:color w:val="222222"/>
          <w:sz w:val="24"/>
          <w:szCs w:val="24"/>
          <w:u w:color="222222"/>
          <w:shd w:val="clear" w:color="auto" w:fill="ffffff"/>
          <w:rtl w:val="0"/>
          <w:lang w:val="fr-FR"/>
          <w14:textFill>
            <w14:solidFill>
              <w14:srgbClr w14:val="222222"/>
            </w14:solidFill>
          </w14:textFill>
        </w:rPr>
        <w:t>lants</w:t>
      </w:r>
      <w:ins w:id="321" w:date="2020-06-01T18:46:33Z" w:author="zenrunner">
        <w:r>
          <w:rPr>
            <w:rStyle w:val="None"/>
            <w:outline w:val="0"/>
            <w:color w:val="222222"/>
            <w:sz w:val="24"/>
            <w:szCs w:val="24"/>
            <w:u w:color="222222"/>
            <w:shd w:val="clear" w:color="auto" w:fill="ffffff"/>
            <w:rtl w:val="0"/>
            <w:lang w:val="en-US"/>
            <w14:textFill>
              <w14:solidFill>
                <w14:srgbClr w14:val="222222"/>
              </w14:solidFill>
            </w14:textFill>
          </w:rPr>
          <w:t>,</w:t>
        </w:r>
      </w:ins>
      <w:r>
        <w:rPr>
          <w:rStyle w:val="None"/>
          <w:outline w:val="0"/>
          <w:color w:val="222222"/>
          <w:sz w:val="24"/>
          <w:szCs w:val="24"/>
          <w:u w:color="222222"/>
          <w:shd w:val="clear" w:color="auto" w:fill="ffffff"/>
          <w:rtl w:val="0"/>
          <w14:textFill>
            <w14:solidFill>
              <w14:srgbClr w14:val="222222"/>
            </w14:solidFill>
          </w14:textFill>
        </w:rPr>
        <w:t xml:space="preserve"> </w:t>
      </w:r>
      <w:ins w:id="322" w:date="2020-06-01T18:46:45Z" w:author="zenrunner">
        <w:r>
          <w:rPr>
            <w:rStyle w:val="None"/>
            <w:outline w:val="0"/>
            <w:color w:val="222222"/>
            <w:sz w:val="24"/>
            <w:szCs w:val="24"/>
            <w:u w:color="222222"/>
            <w:shd w:val="clear" w:color="auto" w:fill="ffffff"/>
            <w:rtl w:val="0"/>
            <w:lang w:val="en-US"/>
            <w14:textFill>
              <w14:solidFill>
                <w14:srgbClr w14:val="222222"/>
              </w14:solidFill>
            </w14:textFill>
          </w:rPr>
          <w:t xml:space="preserve">this can take </w:t>
        </w:r>
      </w:ins>
      <w:del w:id="323" w:date="2020-06-01T18:46:46Z" w:author="zenrunner">
        <w:r>
          <w:rPr>
            <w:rStyle w:val="None"/>
            <w:outline w:val="0"/>
            <w:color w:val="222222"/>
            <w:sz w:val="24"/>
            <w:szCs w:val="24"/>
            <w:u w:color="222222"/>
            <w:shd w:val="clear" w:color="auto" w:fill="ffffff"/>
            <w:rtl w:val="0"/>
            <w:lang w:val="en-US"/>
            <w14:textFill>
              <w14:solidFill>
                <w14:srgbClr w14:val="222222"/>
              </w14:solidFill>
            </w14:textFill>
          </w:rPr>
          <w:delText xml:space="preserve">that require </w:delText>
        </w:r>
      </w:del>
      <w:ins w:id="324" w:date="2020-06-01T18:46:48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the form of </w:t>
        </w:r>
      </w:ins>
      <w:r>
        <w:rPr>
          <w:rStyle w:val="None"/>
          <w:outline w:val="0"/>
          <w:color w:val="222222"/>
          <w:sz w:val="24"/>
          <w:szCs w:val="24"/>
          <w:u w:color="222222"/>
          <w:shd w:val="clear" w:color="auto" w:fill="ffffff"/>
          <w:rtl w:val="0"/>
          <w:lang w:val="en-US"/>
          <w14:textFill>
            <w14:solidFill>
              <w14:srgbClr w14:val="222222"/>
            </w14:solidFill>
          </w14:textFill>
        </w:rPr>
        <w:t xml:space="preserve">different germination conditions </w:t>
      </w:r>
      <w:r>
        <w:rPr>
          <w:rStyle w:val="None"/>
          <w:sz w:val="24"/>
          <w:szCs w:val="24"/>
          <w:rtl w:val="0"/>
        </w:rPr>
        <w:t>(Szwagrzyk, Szewczyk, and Bodziarczyk 2001; Went 1949)</w:t>
      </w:r>
      <w:r>
        <w:rPr>
          <w:rStyle w:val="None"/>
          <w:outline w:val="0"/>
          <w:color w:val="222222"/>
          <w:sz w:val="24"/>
          <w:szCs w:val="24"/>
          <w:u w:color="222222"/>
          <w:shd w:val="clear" w:color="auto" w:fill="ffffff"/>
          <w:rtl w:val="0"/>
          <w14:textFill>
            <w14:solidFill>
              <w14:srgbClr w14:val="222222"/>
            </w14:solidFill>
          </w14:textFill>
        </w:rPr>
        <w:t xml:space="preserve">. </w:t>
      </w:r>
      <w:ins w:id="325" w:date="2020-06-01T18:47:43Z" w:author="zenrunner">
        <w:r>
          <w:rPr>
            <w:rStyle w:val="None"/>
            <w:outline w:val="0"/>
            <w:color w:val="222222"/>
            <w:sz w:val="24"/>
            <w:szCs w:val="24"/>
            <w:u w:color="222222"/>
            <w:shd w:val="clear" w:color="auto" w:fill="ffffff"/>
            <w:rtl w:val="0"/>
            <w:lang w:val="en-US"/>
            <w14:textFill>
              <w14:solidFill>
                <w14:srgbClr w14:val="222222"/>
              </w14:solidFill>
            </w14:textFill>
          </w:rPr>
          <w:t xml:space="preserve">In animals, this can include cooling (citations), foraging for prey under canopies (etc), or habitat for burrow and dens (citations). </w:t>
        </w:r>
      </w:ins>
      <w:r>
        <w:rPr>
          <w:rStyle w:val="None"/>
          <w:outline w:val="0"/>
          <w:color w:val="222222"/>
          <w:sz w:val="24"/>
          <w:szCs w:val="24"/>
          <w:u w:color="222222"/>
          <w:shd w:val="clear" w:color="auto" w:fill="ffffff"/>
          <w:rtl w:val="0"/>
          <w:lang w:val="en-US"/>
          <w14:textFill>
            <w14:solidFill>
              <w14:srgbClr w14:val="222222"/>
            </w14:solidFill>
          </w14:textFill>
        </w:rPr>
        <w:t>Here we tested the hypothesis</w:t>
      </w:r>
      <w:ins w:id="326" w:date="2020-06-01T18:49:28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YAH so put that hypothesis in the Intro too.. The hypothesis that artificial shelter can provide a similar thermal and light habitat to shrub canopies was supported in this study.  The X shape with Y permeability best approximated the canopy effects nearby Ephedra californica. </w:t>
        </w:r>
      </w:ins>
      <w:del w:id="327" w:date="2020-06-01T18:48:21Z" w:author="zenrunner">
        <w:r>
          <w:rPr>
            <w:rStyle w:val="None"/>
            <w:outline w:val="0"/>
            <w:color w:val="222222"/>
            <w:sz w:val="24"/>
            <w:szCs w:val="24"/>
            <w:u w:color="222222"/>
            <w:shd w:val="clear" w:color="auto" w:fill="ffffff"/>
            <w:rtl w:val="0"/>
            <w:lang w:val="en-US"/>
            <w14:textFill>
              <w14:solidFill>
                <w14:srgbClr w14:val="222222"/>
              </w14:solidFill>
            </w14:textFill>
          </w:rPr>
          <w:delText xml:space="preserve"> that artificial shelters can both emulate shrub canopy effects in drylands and change key measure of microclimate including temperature and light. This hypothesis was supported. </w:delText>
        </w:r>
      </w:del>
      <w:r>
        <w:rPr>
          <w:rStyle w:val="None"/>
          <w:outline w:val="0"/>
          <w:color w:val="222222"/>
          <w:sz w:val="24"/>
          <w:szCs w:val="24"/>
          <w:u w:color="222222"/>
          <w:shd w:val="clear" w:color="auto" w:fill="ffffff"/>
          <w:rtl w:val="0"/>
          <w:lang w:val="en-US"/>
          <w14:textFill>
            <w14:solidFill>
              <w14:srgbClr w14:val="222222"/>
            </w14:solidFill>
          </w14:textFill>
        </w:rPr>
        <w:t xml:space="preserve">The presence of shelter effectively reduced mean temperature and light intensity, and </w:t>
      </w:r>
      <w:ins w:id="328" w:date="2020-06-01T18:49:40Z" w:author="zenrunner">
        <w:r>
          <w:rPr>
            <w:rStyle w:val="None"/>
            <w:outline w:val="0"/>
            <w:color w:val="222222"/>
            <w:sz w:val="24"/>
            <w:szCs w:val="24"/>
            <w:u w:color="222222"/>
            <w:shd w:val="clear" w:color="auto" w:fill="ffffff"/>
            <w:rtl w:val="0"/>
            <w:lang w:val="en-US"/>
            <w14:textFill>
              <w14:solidFill>
                <w14:srgbClr w14:val="222222"/>
              </w14:solidFill>
            </w14:textFill>
          </w:rPr>
          <w:t xml:space="preserve">all? </w:t>
        </w:r>
      </w:ins>
      <w:r>
        <w:rPr>
          <w:rStyle w:val="None"/>
          <w:outline w:val="0"/>
          <w:color w:val="222222"/>
          <w:sz w:val="24"/>
          <w:szCs w:val="24"/>
          <w:u w:color="222222"/>
          <w:shd w:val="clear" w:color="auto" w:fill="ffffff"/>
          <w:rtl w:val="0"/>
          <w:lang w:val="en-US"/>
          <w14:textFill>
            <w14:solidFill>
              <w14:srgbClr w14:val="222222"/>
            </w14:solidFill>
          </w14:textFill>
        </w:rPr>
        <w:t xml:space="preserve">shelters were similar to shrub canopies and different from coarser-scale climate estimate from a nearby weather station.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 </w:t>
      </w:r>
      <w:ins w:id="329" w:date="2020-06-01T18:54:06Z" w:author="zenrunner">
        <w:r>
          <w:rPr>
            <w:rStyle w:val="None"/>
            <w:outline w:val="0"/>
            <w:color w:val="222222"/>
            <w:sz w:val="24"/>
            <w:szCs w:val="24"/>
            <w:u w:color="222222"/>
            <w:shd w:val="clear" w:color="auto" w:fill="ffffff"/>
            <w:rtl w:val="0"/>
            <w:lang w:val="en-US"/>
            <w14:textFill>
              <w14:solidFill>
                <w14:srgbClr w14:val="222222"/>
              </w14:solidFill>
            </w14:textFill>
          </w:rPr>
          <w:t>GOOD - just ensure you mention each prediction - Do you need a prediction for the logger versus weather station data?</w:t>
        </w:r>
      </w:ins>
    </w:p>
    <w:p>
      <w:pPr>
        <w:pStyle w:val="Body"/>
        <w:spacing w:after="0" w:line="480" w:lineRule="auto"/>
        <w:ind w:firstLine="720"/>
        <w:jc w:val="both"/>
        <w:rPr>
          <w:ins w:id="330" w:date="2020-06-01T19:02:05Z" w:author="zenrunner"/>
          <w:rStyle w:val="None"/>
          <w:outline w:val="0"/>
          <w:color w:val="222222"/>
          <w:sz w:val="24"/>
          <w:szCs w:val="24"/>
          <w:u w:color="222222"/>
          <w:shd w:val="clear" w:color="auto" w:fill="ffffff"/>
          <w14:textFill>
            <w14:solidFill>
              <w14:srgbClr w14:val="222222"/>
            </w14:solidFill>
          </w14:textFill>
        </w:rPr>
      </w:pPr>
      <w:ins w:id="331" w:date="2020-06-01T18:58:02Z" w:author="zenrunner">
        <w:r>
          <w:rPr>
            <w:rStyle w:val="None"/>
            <w:outline w:val="0"/>
            <w:color w:val="222222"/>
            <w:sz w:val="24"/>
            <w:szCs w:val="24"/>
            <w:u w:color="222222"/>
            <w:shd w:val="clear" w:color="auto" w:fill="ffffff"/>
            <w:rtl w:val="0"/>
            <w:lang w:val="en-US"/>
            <w14:textFill>
              <w14:solidFill>
                <w14:srgbClr w14:val="222222"/>
              </w14:solidFill>
            </w14:textFill>
          </w:rPr>
          <w:t xml:space="preserve">TOPIC sentence first - is this paragraph a thermal mechanism discussion? </w:t>
        </w:r>
      </w:ins>
      <w:r>
        <w:rPr>
          <w:rStyle w:val="None"/>
          <w:outline w:val="0"/>
          <w:color w:val="222222"/>
          <w:sz w:val="24"/>
          <w:szCs w:val="24"/>
          <w:u w:color="222222"/>
          <w:shd w:val="clear" w:color="auto" w:fill="ffffff"/>
          <w:rtl w:val="0"/>
          <w:lang w:val="en-US"/>
          <w14:textFill>
            <w14:solidFill>
              <w14:srgbClr w14:val="222222"/>
            </w14:solidFill>
          </w14:textFill>
        </w:rPr>
        <w:t>As previously stated, the greatest mean in temperature was experienced by the open microsite and the lowest was experienced by the triangular shelter. The greatest frequency of hotter temperatures was also observed in the open (J; Supplementary Appendix), as opposed to the other canopied microsites. Additionally, both shrubs and artificial shelters reduced the amount of extreme light experienced under the canopy. Although both square and triangle reduced the mean temperature and light intensity experienced relative to the open, if we were to select one shape and one blockage intensity as the most effective at reducing both parameters it would be triangle at 90% blockage</w:t>
      </w:r>
      <w:ins w:id="332" w:date="2020-06-01T19:00:52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revise - and tie into the literature - need to use physics, plant physiology, canopy shape to explain differences between shapes - KEY -these is lots of lit on this</w:t>
        </w:r>
      </w:ins>
      <w:ins w:id="333" w:date="2020-06-01T19:00:52Z" w:author="zenrunner">
        <w:r>
          <w:rPr>
            <w:rStyle w:val="None"/>
            <w:outline w:val="0"/>
            <w:color w:val="222222"/>
            <w:sz w:val="24"/>
            <w:szCs w:val="24"/>
            <w:u w:color="222222"/>
            <w:shd w:val="clear" w:color="auto" w:fill="ffffff"/>
            <w:rtl w:val="0"/>
            <w:lang w:val="en-US"/>
            <w14:textFill>
              <w14:solidFill>
                <w14:srgbClr w14:val="222222"/>
              </w14:solidFill>
            </w14:textFill>
          </w:rPr>
          <w:t>…</w:t>
        </w:r>
      </w:ins>
      <w:r>
        <w:rPr>
          <w:rStyle w:val="None"/>
          <w:outline w:val="0"/>
          <w:color w:val="222222"/>
          <w:sz w:val="24"/>
          <w:szCs w:val="24"/>
          <w:u w:color="222222"/>
          <w:shd w:val="clear" w:color="auto" w:fill="ffffff"/>
          <w:rtl w:val="0"/>
          <w:lang w:val="en-US"/>
          <w14:textFill>
            <w14:solidFill>
              <w14:srgbClr w14:val="222222"/>
            </w14:solidFill>
          </w14:textFill>
        </w:rPr>
        <w:t xml:space="preserve"> These fine-scale variations in micro-climatic conditions at the various microsites may be important in maintaining biodiverse ecosystems since different animals and plants may require different climatic conditions for growth, survival, and reproduction. </w:t>
      </w:r>
      <w:ins w:id="334"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revise paragraph - no citations, no ties into literature - what is the point? IS rthis a shape paragraph?</w:t>
        </w:r>
      </w:ins>
    </w:p>
    <w:p>
      <w:pPr>
        <w:pStyle w:val="Body"/>
        <w:spacing w:after="0" w:line="480" w:lineRule="auto"/>
        <w:ind w:firstLine="720"/>
        <w:jc w:val="both"/>
        <w:rPr>
          <w:ins w:id="335" w:date="2020-06-01T19:02:05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336" w:date="2020-06-01T19:02:05Z" w:author="zenrunner"/>
          <w:rStyle w:val="None"/>
          <w:outline w:val="0"/>
          <w:color w:val="222222"/>
          <w:sz w:val="24"/>
          <w:szCs w:val="24"/>
          <w:u w:color="222222"/>
          <w:shd w:val="clear" w:color="auto" w:fill="ffffff"/>
          <w14:textFill>
            <w14:solidFill>
              <w14:srgbClr w14:val="222222"/>
            </w14:solidFill>
          </w14:textFill>
        </w:rPr>
      </w:pPr>
      <w:ins w:id="337"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Discussion outline to consider</w:t>
        </w:r>
      </w:ins>
    </w:p>
    <w:p>
      <w:pPr>
        <w:pStyle w:val="Body"/>
        <w:spacing w:after="0" w:line="480" w:lineRule="auto"/>
        <w:ind w:firstLine="720"/>
        <w:jc w:val="both"/>
        <w:rPr>
          <w:ins w:id="338" w:date="2020-06-01T19:02:05Z" w:author="zenrunner"/>
          <w:rStyle w:val="None"/>
          <w:outline w:val="0"/>
          <w:color w:val="222222"/>
          <w:sz w:val="24"/>
          <w:szCs w:val="24"/>
          <w:u w:color="222222"/>
          <w:shd w:val="clear" w:color="auto" w:fill="ffffff"/>
          <w14:textFill>
            <w14:solidFill>
              <w14:srgbClr w14:val="222222"/>
            </w14:solidFill>
          </w14:textFill>
        </w:rPr>
      </w:pPr>
      <w:ins w:id="339"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Paragraph 1. Big picture, H supported, preds a,b,c explained, implications</w:t>
        </w:r>
      </w:ins>
    </w:p>
    <w:p>
      <w:pPr>
        <w:pStyle w:val="Body"/>
        <w:spacing w:after="0" w:line="480" w:lineRule="auto"/>
        <w:ind w:firstLine="720"/>
        <w:jc w:val="both"/>
        <w:rPr>
          <w:ins w:id="340" w:date="2020-06-01T19:02:05Z" w:author="zenrunner"/>
          <w:rStyle w:val="None"/>
          <w:outline w:val="0"/>
          <w:color w:val="222222"/>
          <w:sz w:val="24"/>
          <w:szCs w:val="24"/>
          <w:u w:color="222222"/>
          <w:shd w:val="clear" w:color="auto" w:fill="ffffff"/>
          <w14:textFill>
            <w14:solidFill>
              <w14:srgbClr w14:val="222222"/>
            </w14:solidFill>
          </w14:textFill>
        </w:rPr>
      </w:pPr>
      <w:ins w:id="341"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Paragraph 2 - your call - explain why shape differs? Good but not critical?</w:t>
        </w:r>
      </w:ins>
    </w:p>
    <w:p>
      <w:pPr>
        <w:pStyle w:val="Body"/>
        <w:spacing w:after="0" w:line="480" w:lineRule="auto"/>
        <w:ind w:firstLine="720"/>
        <w:jc w:val="both"/>
        <w:rPr>
          <w:ins w:id="342" w:date="2020-06-01T19:02:05Z" w:author="zenrunner"/>
          <w:rStyle w:val="None"/>
          <w:outline w:val="0"/>
          <w:color w:val="222222"/>
          <w:sz w:val="24"/>
          <w:szCs w:val="24"/>
          <w:u w:color="222222"/>
          <w:shd w:val="clear" w:color="auto" w:fill="ffffff"/>
          <w14:textFill>
            <w14:solidFill>
              <w14:srgbClr w14:val="222222"/>
            </w14:solidFill>
          </w14:textFill>
        </w:rPr>
      </w:pPr>
      <w:ins w:id="343"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Paragraph 3 - explain which combination best approximated shrubs and why KEY</w:t>
        </w:r>
      </w:ins>
    </w:p>
    <w:p>
      <w:pPr>
        <w:pStyle w:val="Body"/>
        <w:spacing w:after="0" w:line="480" w:lineRule="auto"/>
        <w:ind w:firstLine="720"/>
        <w:jc w:val="both"/>
        <w:rPr>
          <w:ins w:id="344" w:date="2020-06-01T19:02:05Z" w:author="zenrunner"/>
          <w:rStyle w:val="None"/>
          <w:outline w:val="0"/>
          <w:color w:val="222222"/>
          <w:sz w:val="24"/>
          <w:szCs w:val="24"/>
          <w:u w:color="222222"/>
          <w:shd w:val="clear" w:color="auto" w:fill="ffffff"/>
          <w14:textFill>
            <w14:solidFill>
              <w14:srgbClr w14:val="222222"/>
            </w14:solidFill>
          </w14:textFill>
        </w:rPr>
      </w:pPr>
      <w:ins w:id="345"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Paragraph 4 - explain why you think loggers different from weather station KEY</w:t>
        </w:r>
      </w:ins>
    </w:p>
    <w:p>
      <w:pPr>
        <w:pStyle w:val="Body"/>
        <w:spacing w:after="0" w:line="480" w:lineRule="auto"/>
        <w:ind w:firstLine="720"/>
        <w:jc w:val="both"/>
        <w:rPr>
          <w:ins w:id="346" w:date="2020-06-01T19:02:05Z" w:author="zenrunner"/>
          <w:rStyle w:val="None"/>
          <w:outline w:val="0"/>
          <w:color w:val="222222"/>
          <w:sz w:val="24"/>
          <w:szCs w:val="24"/>
          <w:u w:color="222222"/>
          <w:shd w:val="clear" w:color="auto" w:fill="ffffff"/>
          <w14:textFill>
            <w14:solidFill>
              <w14:srgbClr w14:val="222222"/>
            </w14:solidFill>
          </w14:textFill>
        </w:rPr>
      </w:pPr>
      <w:ins w:id="347" w:date="2020-06-01T19:02:05Z" w:author="zenrunner">
        <w:r>
          <w:rPr>
            <w:rStyle w:val="None"/>
            <w:outline w:val="0"/>
            <w:color w:val="222222"/>
            <w:sz w:val="24"/>
            <w:szCs w:val="24"/>
            <w:u w:color="222222"/>
            <w:shd w:val="clear" w:color="auto" w:fill="ffffff"/>
            <w:rtl w:val="0"/>
            <w:lang w:val="en-US"/>
            <w14:textFill>
              <w14:solidFill>
                <w14:srgbClr w14:val="222222"/>
              </w14:solidFill>
            </w14:textFill>
          </w:rPr>
          <w:t>Paragraph 5 - optional, discuss value of micro-environmental heterogeneity for species - ie provides different niches, so different shelter, shrubs, and open all important?</w:t>
        </w:r>
      </w:ins>
    </w:p>
    <w:p>
      <w:pPr>
        <w:pStyle w:val="Body"/>
        <w:spacing w:after="0" w:line="480" w:lineRule="auto"/>
        <w:ind w:firstLine="720"/>
        <w:jc w:val="both"/>
        <w:rP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348" w:date="2020-06-01T19:03:01Z" w:author="zenrunner"/>
          <w:rStyle w:val="None"/>
          <w:outline w:val="0"/>
          <w:color w:val="222222"/>
          <w:sz w:val="24"/>
          <w:szCs w:val="24"/>
          <w:u w:color="222222"/>
          <w:shd w:val="clear" w:color="auto" w:fill="ffffff"/>
          <w14:textFill>
            <w14:solidFill>
              <w14:srgbClr w14:val="222222"/>
            </w14:solidFill>
          </w14:textFill>
        </w:rPr>
      </w:pPr>
      <w:r>
        <w:rPr>
          <w:rStyle w:val="None"/>
          <w:outline w:val="0"/>
          <w:color w:val="222222"/>
          <w:sz w:val="24"/>
          <w:szCs w:val="24"/>
          <w:u w:color="222222"/>
          <w:shd w:val="clear" w:color="auto" w:fill="ffffff"/>
          <w:rtl w:val="0"/>
          <w:lang w:val="en-US"/>
          <w14:textFill>
            <w14:solidFill>
              <w14:srgbClr w14:val="222222"/>
            </w14:solidFill>
          </w14:textFill>
        </w:rPr>
        <w:t xml:space="preserve">Shaded microhabitats are a vital components that increase the thermal and structural heterogeneity for a variety of animals such as ectotherms, in addition to providing refuge </w:t>
      </w:r>
      <w:r>
        <w:rPr>
          <w:rStyle w:val="None"/>
          <w:sz w:val="24"/>
          <w:szCs w:val="24"/>
          <w:rtl w:val="0"/>
          <w:lang w:val="de-DE"/>
        </w:rPr>
        <w:t>(Bauwens, Hertz, and Castilla 1996; Diaz and Cabezas-Diaz 2004)</w:t>
      </w:r>
      <w:r>
        <w:rPr>
          <w:rStyle w:val="None"/>
          <w:outline w:val="0"/>
          <w:color w:val="222222"/>
          <w:sz w:val="24"/>
          <w:szCs w:val="24"/>
          <w:u w:color="222222"/>
          <w:shd w:val="clear" w:color="auto" w:fill="ffffff"/>
          <w:rtl w:val="0"/>
          <w:lang w:val="en-US"/>
          <w14:textFill>
            <w14:solidFill>
              <w14:srgbClr w14:val="222222"/>
            </w14:solidFill>
          </w14:textFill>
        </w:rPr>
        <w:t>. Our data support that shelters too can act similar to vegetation and thus increase the thermal heterogeneity within a given environment</w:t>
      </w:r>
      <w:ins w:id="349" w:date="2020-06-01T19:02:14Z" w:author="zenrunner">
        <w:r>
          <w:rPr>
            <w:rStyle w:val="None"/>
            <w:outline w:val="0"/>
            <w:color w:val="222222"/>
            <w:sz w:val="24"/>
            <w:szCs w:val="24"/>
            <w:u w:color="222222"/>
            <w:shd w:val="clear" w:color="auto" w:fill="ffffff"/>
            <w:rtl w:val="0"/>
            <w:lang w:val="en-US"/>
            <w14:textFill>
              <w14:solidFill>
                <w14:srgbClr w14:val="222222"/>
              </w14:solidFill>
            </w14:textFill>
          </w:rPr>
          <w:t xml:space="preserve"> see ave..</w:t>
        </w:r>
      </w:ins>
      <w:ins w:id="350" w:date="2020-06-01T19:02:14Z" w:author="zenrunner">
        <w:r>
          <w:rPr>
            <w:rStyle w:val="None"/>
            <w:outline w:val="0"/>
            <w:color w:val="222222"/>
            <w:sz w:val="24"/>
            <w:szCs w:val="24"/>
            <w:u w:color="222222"/>
            <w:shd w:val="clear" w:color="auto" w:fill="ffffff"/>
            <w:rtl w:val="0"/>
            <w:lang w:val="en-US"/>
            <w14:textFill>
              <w14:solidFill>
                <w14:srgbClr w14:val="222222"/>
              </w14:solidFill>
            </w14:textFill>
          </w:rPr>
          <w:t>…</w:t>
        </w:r>
      </w:ins>
      <w:r>
        <w:rPr>
          <w:rStyle w:val="None"/>
          <w:outline w:val="0"/>
          <w:color w:val="222222"/>
          <w:sz w:val="24"/>
          <w:szCs w:val="24"/>
          <w:u w:color="222222"/>
          <w:shd w:val="clear" w:color="auto" w:fill="ffffff"/>
          <w:rtl w:val="0"/>
          <w:lang w:val="en-US"/>
          <w14:textFill>
            <w14:solidFill>
              <w14:srgbClr w14:val="222222"/>
            </w14:solidFill>
          </w14:textFill>
        </w:rPr>
        <w:t xml:space="preserve"> In California, climate change is interfering with wildfire regimes and altering biological communities </w:t>
      </w:r>
      <w:r>
        <w:rPr>
          <w:rStyle w:val="None"/>
          <w:sz w:val="24"/>
          <w:szCs w:val="24"/>
          <w:rtl w:val="0"/>
        </w:rPr>
        <w:t>(Bishop et al. 2019)</w:t>
      </w:r>
      <w:r>
        <w:rPr>
          <w:rStyle w:val="None"/>
          <w:outline w:val="0"/>
          <w:color w:val="222222"/>
          <w:sz w:val="24"/>
          <w:szCs w:val="24"/>
          <w:u w:color="222222"/>
          <w:shd w:val="clear" w:color="auto" w:fill="ffffff"/>
          <w:rtl w:val="0"/>
          <w:lang w:val="en-US"/>
          <w14:textFill>
            <w14:solidFill>
              <w14:srgbClr w14:val="222222"/>
            </w14:solidFill>
          </w14:textFill>
        </w:rPr>
        <w:t>. Not only can post-disturbance recovery of vegetation be slow</w:t>
      </w:r>
      <w:r>
        <w:rPr>
          <w:rStyle w:val="None"/>
          <w:sz w:val="24"/>
          <w:szCs w:val="24"/>
          <w:rtl w:val="0"/>
        </w:rPr>
        <w:t>(Berry et al. 2016)</w:t>
      </w:r>
      <w:r>
        <w:rPr>
          <w:rStyle w:val="None"/>
          <w:outline w:val="0"/>
          <w:color w:val="222222"/>
          <w:sz w:val="24"/>
          <w:szCs w:val="24"/>
          <w:u w:color="222222"/>
          <w:shd w:val="clear" w:color="auto" w:fill="ffffff"/>
          <w:rtl w:val="0"/>
          <w:lang w:val="en-US"/>
          <w14:textFill>
            <w14:solidFill>
              <w14:srgbClr w14:val="222222"/>
            </w14:solidFill>
          </w14:textFill>
        </w:rPr>
        <w:t xml:space="preserve">, but competition and invasion by non-natives are amongst other challenges slowing the recruitment of native vegetation </w:t>
      </w:r>
      <w:r>
        <w:rPr>
          <w:rStyle w:val="None"/>
          <w:sz w:val="24"/>
          <w:szCs w:val="24"/>
          <w:rtl w:val="0"/>
        </w:rPr>
        <w:t>(Bowman et al. 2009, 2011)</w:t>
      </w:r>
      <w:r>
        <w:rPr>
          <w:rStyle w:val="None"/>
          <w:outline w:val="0"/>
          <w:color w:val="222222"/>
          <w:sz w:val="24"/>
          <w:szCs w:val="24"/>
          <w:u w:color="222222"/>
          <w:shd w:val="clear" w:color="auto" w:fill="ffffff"/>
          <w:rtl w:val="0"/>
          <w:lang w:val="en-US"/>
          <w14:textFill>
            <w14:solidFill>
              <w14:srgbClr w14:val="222222"/>
            </w14:solidFill>
          </w14:textFill>
        </w:rPr>
        <w:t xml:space="preserve">. Hence, the benefit of artificial shelters as a mode of conservation is evident whilst other efforts are made to re-establish the native community and the natural vegetation has had the time and resources to re-emerge. </w:t>
      </w:r>
    </w:p>
    <w:p>
      <w:pPr>
        <w:pStyle w:val="Body"/>
        <w:spacing w:after="0" w:line="480" w:lineRule="auto"/>
        <w:ind w:firstLine="720"/>
        <w:jc w:val="both"/>
        <w:rPr>
          <w:ins w:id="351" w:date="2020-06-01T19:03:01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ins w:id="352" w:date="2020-06-01T19:03:01Z" w:author="zenrunner"/>
          <w:rStyle w:val="None"/>
          <w:outline w:val="0"/>
          <w:color w:val="222222"/>
          <w:sz w:val="24"/>
          <w:szCs w:val="24"/>
          <w:u w:color="222222"/>
          <w:shd w:val="clear" w:color="auto" w:fill="ffffff"/>
          <w14:textFill>
            <w14:solidFill>
              <w14:srgbClr w14:val="222222"/>
            </w14:solidFill>
          </w14:textFill>
        </w:rPr>
      </w:pPr>
    </w:p>
    <w:p>
      <w:pPr>
        <w:pStyle w:val="Body"/>
        <w:spacing w:after="0" w:line="480" w:lineRule="auto"/>
        <w:ind w:firstLine="720"/>
        <w:jc w:val="both"/>
        <w:rPr>
          <w:rStyle w:val="None"/>
          <w:outline w:val="0"/>
          <w:color w:val="222222"/>
          <w:sz w:val="24"/>
          <w:szCs w:val="24"/>
          <w:u w:color="222222"/>
          <w:shd w:val="clear" w:color="auto" w:fill="ffffff"/>
          <w14:textFill>
            <w14:solidFill>
              <w14:srgbClr w14:val="222222"/>
            </w14:solidFill>
          </w14:textFill>
        </w:rPr>
      </w:pPr>
      <w:ins w:id="353" w:date="2020-06-01T19:03:01Z" w:author="zenrunner">
        <w:r>
          <w:rPr>
            <w:rStyle w:val="None"/>
            <w:outline w:val="0"/>
            <w:color w:val="222222"/>
            <w:sz w:val="24"/>
            <w:szCs w:val="24"/>
            <w:u w:color="222222"/>
            <w:shd w:val="clear" w:color="auto" w:fill="ffffff"/>
            <w:rtl w:val="0"/>
            <w:lang w:val="en-US"/>
            <w14:textFill>
              <w14:solidFill>
                <w14:srgbClr w14:val="222222"/>
              </w14:solidFill>
            </w14:textFill>
          </w:rPr>
          <w:t>Discussion needs A LOT More work. Much more development.</w:t>
        </w:r>
      </w:ins>
    </w:p>
    <w:p>
      <w:pPr>
        <w:pStyle w:val="Body"/>
        <w:spacing w:after="0" w:line="480" w:lineRule="auto"/>
        <w:jc w:val="both"/>
        <w:rPr>
          <w:rStyle w:val="None"/>
          <w:b w:val="1"/>
          <w:bCs w:val="1"/>
          <w:sz w:val="24"/>
          <w:szCs w:val="24"/>
          <w:shd w:val="clear" w:color="auto" w:fill="ffffff"/>
        </w:rPr>
      </w:pPr>
      <w:r>
        <w:rPr>
          <w:rStyle w:val="None"/>
          <w:b w:val="1"/>
          <w:bCs w:val="1"/>
          <w:sz w:val="24"/>
          <w:szCs w:val="24"/>
          <w:shd w:val="clear" w:color="auto" w:fill="ffffff"/>
          <w:rtl w:val="0"/>
          <w:lang w:val="it-IT"/>
        </w:rPr>
        <w:t>Conclusion</w:t>
      </w:r>
    </w:p>
    <w:p>
      <w:pPr>
        <w:pStyle w:val="Body"/>
        <w:spacing w:after="0" w:line="480" w:lineRule="auto"/>
        <w:ind w:firstLine="720"/>
        <w:jc w:val="both"/>
        <w:rPr>
          <w:ins w:id="354" w:date="2020-06-01T19:03:28Z" w:author="zenrunner"/>
          <w:rStyle w:val="None"/>
          <w:outline w:val="0"/>
          <w:color w:val="000000"/>
          <w:sz w:val="24"/>
          <w:szCs w:val="24"/>
          <w:u w:color="000000"/>
          <w:shd w:val="clear" w:color="auto" w:fill="ffffff"/>
          <w:lang w:val="en-US"/>
          <w14:textFill>
            <w14:solidFill>
              <w14:srgbClr w14:val="000000"/>
            </w14:solidFill>
          </w14:textFill>
        </w:rPr>
      </w:pPr>
      <w:r>
        <w:rPr>
          <w:rStyle w:val="None"/>
          <w:outline w:val="0"/>
          <w:color w:val="000000"/>
          <w:sz w:val="24"/>
          <w:szCs w:val="24"/>
          <w:u w:color="000000"/>
          <w:shd w:val="clear" w:color="auto" w:fill="ffffff"/>
          <w:rtl w:val="0"/>
          <w:lang w:val="en-US"/>
          <w14:textFill>
            <w14:solidFill>
              <w14:srgbClr w14:val="000000"/>
            </w14:solidFill>
          </w14:textFill>
        </w:rPr>
        <w:t xml:space="preserve">Signs of human-induced climate change is already visible in a variety of ecosystems. Species all around the world face changes in distribution and abundance due to migration and range shift </w:t>
      </w:r>
      <w:r>
        <w:rPr>
          <w:rStyle w:val="None"/>
          <w:sz w:val="24"/>
          <w:szCs w:val="24"/>
          <w:rtl w:val="0"/>
        </w:rPr>
        <w:t>(Midgley et al. 2002)</w:t>
      </w:r>
      <w:r>
        <w:rPr>
          <w:rStyle w:val="None"/>
          <w:outline w:val="0"/>
          <w:color w:val="000000"/>
          <w:sz w:val="24"/>
          <w:szCs w:val="24"/>
          <w:u w:color="000000"/>
          <w:shd w:val="clear" w:color="auto" w:fill="ffffff"/>
          <w:rtl w:val="0"/>
          <w:lang w:val="en-US"/>
          <w14:textFill>
            <w14:solidFill>
              <w14:srgbClr w14:val="000000"/>
            </w14:solidFill>
          </w14:textFill>
        </w:rPr>
        <w:t>. This change with impact the physiology, growth, and productivity of biota</w:t>
      </w:r>
      <w:r>
        <w:rPr>
          <w:rStyle w:val="None"/>
          <w:sz w:val="24"/>
          <w:szCs w:val="24"/>
          <w:vertAlign w:val="superscript"/>
          <w:rtl w:val="0"/>
        </w:rPr>
        <w:t xml:space="preserve"> </w:t>
      </w:r>
      <w:r>
        <w:rPr>
          <w:rStyle w:val="None"/>
          <w:sz w:val="24"/>
          <w:szCs w:val="24"/>
          <w:rtl w:val="0"/>
          <w:lang w:val="it-IT"/>
        </w:rPr>
        <w:t>(Cannell 1998)</w:t>
      </w:r>
      <w:r>
        <w:rPr>
          <w:rStyle w:val="None"/>
          <w:outline w:val="0"/>
          <w:color w:val="000000"/>
          <w:sz w:val="24"/>
          <w:szCs w:val="24"/>
          <w:u w:color="000000"/>
          <w:shd w:val="clear" w:color="auto" w:fill="ffffff"/>
          <w:rtl w:val="0"/>
          <w:lang w:val="en-US"/>
          <w14:textFill>
            <w14:solidFill>
              <w14:srgbClr w14:val="000000"/>
            </w14:solidFill>
          </w14:textFill>
        </w:rPr>
        <w:t>, as well as their behaviour</w:t>
      </w:r>
      <w:r>
        <w:rPr>
          <w:rStyle w:val="None"/>
          <w:sz w:val="24"/>
          <w:szCs w:val="24"/>
          <w:vertAlign w:val="superscript"/>
          <w:rtl w:val="0"/>
        </w:rPr>
        <w:t xml:space="preserve"> </w:t>
      </w:r>
      <w:r>
        <w:rPr>
          <w:rStyle w:val="None"/>
          <w:sz w:val="24"/>
          <w:szCs w:val="24"/>
          <w:rtl w:val="0"/>
          <w:lang w:val="en-US"/>
        </w:rPr>
        <w:t>( Walther, Burga, and Edwards 2001)</w:t>
      </w:r>
      <w:r>
        <w:rPr>
          <w:rStyle w:val="None"/>
          <w:outline w:val="0"/>
          <w:color w:val="000000"/>
          <w:sz w:val="24"/>
          <w:szCs w:val="24"/>
          <w:u w:color="000000"/>
          <w:shd w:val="clear" w:color="auto" w:fill="ffffff"/>
          <w:rtl w:val="0"/>
          <w:lang w:val="en-US"/>
          <w14:textFill>
            <w14:solidFill>
              <w14:srgbClr w14:val="000000"/>
            </w14:solidFill>
          </w14:textFill>
        </w:rPr>
        <w:t>. Given the current rates, it will not be long before species can no longer physiologically and behaviourally mitigate the impacts of climate change. Animals such as lizards may already be over-expending energy when trying to thermoregulation</w:t>
      </w:r>
      <w:r>
        <w:rPr>
          <w:rStyle w:val="None"/>
          <w:sz w:val="24"/>
          <w:szCs w:val="24"/>
          <w:vertAlign w:val="superscript"/>
          <w:rtl w:val="0"/>
        </w:rPr>
        <w:t xml:space="preserve"> </w:t>
      </w:r>
      <w:r>
        <w:rPr>
          <w:rStyle w:val="None"/>
          <w:sz w:val="24"/>
          <w:szCs w:val="24"/>
          <w:rtl w:val="0"/>
          <w:lang w:val="de-DE"/>
        </w:rPr>
        <w:t>(Vickers, Manicom, and Schwarzkopf 2011)</w:t>
      </w:r>
      <w:r>
        <w:rPr>
          <w:rStyle w:val="None"/>
          <w:outline w:val="0"/>
          <w:color w:val="000000"/>
          <w:sz w:val="24"/>
          <w:szCs w:val="24"/>
          <w:u w:color="000000"/>
          <w:shd w:val="clear" w:color="auto" w:fill="ffffff"/>
          <w:rtl w:val="0"/>
          <w:lang w:val="en-US"/>
          <w14:textFill>
            <w14:solidFill>
              <w14:srgbClr w14:val="000000"/>
            </w14:solidFill>
          </w14:textFill>
        </w:rPr>
        <w:t>. This study suggests that shelters offer a mechanism to create climate refuges as a temporary solution or a long-term strategy, and as an effective form of interference for today</w:t>
      </w:r>
      <w:r>
        <w:rPr>
          <w:rStyle w:val="None"/>
          <w:outline w:val="0"/>
          <w:color w:val="000000"/>
          <w:sz w:val="24"/>
          <w:szCs w:val="24"/>
          <w:u w:color="000000"/>
          <w:shd w:val="clear" w:color="auto" w:fill="ffffff"/>
          <w:rtl w:val="0"/>
          <w:lang w:val="en-US"/>
          <w14:textFill>
            <w14:solidFill>
              <w14:srgbClr w14:val="000000"/>
            </w14:solidFill>
          </w14:textFill>
        </w:rPr>
        <w:t>’</w:t>
      </w:r>
      <w:r>
        <w:rPr>
          <w:rStyle w:val="None"/>
          <w:outline w:val="0"/>
          <w:color w:val="000000"/>
          <w:sz w:val="24"/>
          <w:szCs w:val="24"/>
          <w:u w:color="000000"/>
          <w:shd w:val="clear" w:color="auto" w:fill="ffffff"/>
          <w:rtl w:val="0"/>
          <w:lang w:val="en-US"/>
          <w14:textFill>
            <w14:solidFill>
              <w14:srgbClr w14:val="000000"/>
            </w14:solidFill>
          </w14:textFill>
        </w:rPr>
        <w:t>s every growing anthropogenic disturbances.</w:t>
      </w:r>
      <w:ins w:id="355" w:date="2020-06-01T19:03:28Z" w:author="zenrunner">
        <w:r>
          <w:rPr>
            <w:rStyle w:val="None"/>
            <w:outline w:val="0"/>
            <w:color w:val="000000"/>
            <w:sz w:val="24"/>
            <w:szCs w:val="24"/>
            <w:u w:color="000000"/>
            <w:shd w:val="clear" w:color="auto" w:fill="ffffff"/>
            <w:rtl w:val="0"/>
            <w:lang w:val="en-US"/>
            <w14:textFill>
              <w14:solidFill>
                <w14:srgbClr w14:val="000000"/>
              </w14:solidFill>
            </w14:textFill>
          </w:rPr>
          <w:t xml:space="preserve"> Great implications here. nice end.</w:t>
        </w:r>
      </w:ins>
    </w:p>
    <w:p>
      <w:pPr>
        <w:pStyle w:val="Body"/>
        <w:spacing w:after="0" w:line="480" w:lineRule="auto"/>
        <w:ind w:firstLine="720"/>
        <w:jc w:val="both"/>
        <w:rPr>
          <w:rStyle w:val="None"/>
          <w:outline w:val="0"/>
          <w:color w:val="000000"/>
          <w:sz w:val="24"/>
          <w:szCs w:val="24"/>
          <w:u w:color="000000"/>
          <w:shd w:val="clear" w:color="auto" w:fill="ffffff"/>
          <w14:textFill>
            <w14:solidFill>
              <w14:srgbClr w14:val="000000"/>
            </w14:solidFill>
          </w14:textFill>
        </w:rPr>
      </w:pPr>
    </w:p>
    <w:p>
      <w:pPr>
        <w:pStyle w:val="Body A"/>
        <w:spacing w:after="0" w:line="480" w:lineRule="auto"/>
        <w:jc w:val="both"/>
        <w:rPr>
          <w:rStyle w:val="None"/>
          <w:b w:val="1"/>
          <w:bCs w:val="1"/>
          <w:sz w:val="24"/>
          <w:szCs w:val="24"/>
        </w:rPr>
      </w:pPr>
      <w:r>
        <w:rPr>
          <w:rStyle w:val="None"/>
          <w:b w:val="1"/>
          <w:bCs w:val="1"/>
          <w:sz w:val="24"/>
          <w:szCs w:val="24"/>
          <w:rtl w:val="0"/>
          <w:lang w:val="en-US"/>
        </w:rPr>
        <w:t>Funding</w:t>
      </w:r>
    </w:p>
    <w:p>
      <w:pPr>
        <w:pStyle w:val="Body A"/>
        <w:spacing w:after="0" w:line="480" w:lineRule="auto"/>
        <w:jc w:val="both"/>
        <w:rPr>
          <w:rStyle w:val="None"/>
          <w:sz w:val="24"/>
          <w:szCs w:val="24"/>
        </w:rPr>
      </w:pPr>
      <w:r>
        <w:rPr>
          <w:rStyle w:val="None"/>
          <w:sz w:val="24"/>
          <w:szCs w:val="24"/>
          <w:rtl w:val="0"/>
          <w:lang w:val="en-US"/>
        </w:rPr>
        <w:t xml:space="preserve">This research was made possible through a Natural Sciences and Engineering Research Council of Canada (NSERC) grant awarded to C.J.L. and the Mitacs Globalink award, alongside York University Faculty of Graduate Studies (FGS) fund granted to N.G. and M.Z. </w:t>
      </w:r>
    </w:p>
    <w:p>
      <w:pPr>
        <w:pStyle w:val="Body A"/>
        <w:spacing w:after="0" w:line="480" w:lineRule="auto"/>
        <w:jc w:val="both"/>
        <w:rPr>
          <w:rStyle w:val="None"/>
          <w:b w:val="1"/>
          <w:bCs w:val="1"/>
          <w:sz w:val="24"/>
          <w:szCs w:val="24"/>
        </w:rPr>
      </w:pPr>
    </w:p>
    <w:p>
      <w:pPr>
        <w:pStyle w:val="Body A"/>
        <w:spacing w:after="0" w:line="480" w:lineRule="auto"/>
        <w:jc w:val="both"/>
        <w:rPr>
          <w:rStyle w:val="None"/>
          <w:b w:val="1"/>
          <w:bCs w:val="1"/>
          <w:sz w:val="24"/>
          <w:szCs w:val="24"/>
        </w:rPr>
      </w:pPr>
      <w:r>
        <w:rPr>
          <w:rStyle w:val="None"/>
          <w:b w:val="1"/>
          <w:bCs w:val="1"/>
          <w:sz w:val="24"/>
          <w:szCs w:val="24"/>
          <w:rtl w:val="0"/>
          <w:lang w:val="en-US"/>
        </w:rPr>
        <w:t>Acknowledgements</w:t>
      </w:r>
    </w:p>
    <w:p>
      <w:pPr>
        <w:pStyle w:val="Body A"/>
        <w:spacing w:after="0" w:line="480" w:lineRule="auto"/>
        <w:jc w:val="both"/>
        <w:rPr>
          <w:rStyle w:val="None"/>
          <w:sz w:val="24"/>
          <w:szCs w:val="24"/>
        </w:rPr>
      </w:pPr>
      <w:r>
        <w:rPr>
          <w:rStyle w:val="None"/>
          <w:sz w:val="24"/>
          <w:szCs w:val="24"/>
          <w:rtl w:val="0"/>
          <w:lang w:val="en-US"/>
        </w:rPr>
        <w:t xml:space="preserve">We are thankful to BLM for allowing us to conduct research in their land. We are grateful to M. MacDonald for her help in designing the project and editing the manuscript. We also thank J. Braun, M. Owen, and S. Haas for their feedback on statistical analyses. </w:t>
      </w:r>
    </w:p>
    <w:p>
      <w:pPr>
        <w:pStyle w:val="Body A"/>
        <w:spacing w:after="0" w:line="480" w:lineRule="auto"/>
        <w:jc w:val="both"/>
        <w:rPr>
          <w:rStyle w:val="None"/>
          <w:b w:val="1"/>
          <w:bCs w:val="1"/>
          <w:sz w:val="24"/>
          <w:szCs w:val="24"/>
        </w:rPr>
      </w:pPr>
      <w:r>
        <w:rPr>
          <w:rStyle w:val="None"/>
          <w:b w:val="1"/>
          <w:bCs w:val="1"/>
          <w:sz w:val="24"/>
          <w:szCs w:val="24"/>
          <w:rtl w:val="0"/>
          <w:lang w:val="en-US"/>
        </w:rPr>
        <w:t>Work Cited</w:t>
      </w:r>
    </w:p>
    <w:p>
      <w:pPr>
        <w:pStyle w:val="Bibliography"/>
        <w:spacing w:line="480" w:lineRule="auto"/>
        <w:rPr>
          <w:rStyle w:val="None"/>
          <w:sz w:val="24"/>
          <w:szCs w:val="24"/>
        </w:rPr>
      </w:pPr>
      <w:r>
        <w:rPr>
          <w:rStyle w:val="None"/>
          <w:sz w:val="24"/>
          <w:szCs w:val="24"/>
          <w:rtl w:val="0"/>
          <w:lang w:val="en-US"/>
        </w:rPr>
        <w:t xml:space="preserve">Abatzoglou, John T., and Crystal A. Kolden. 2011. </w:t>
      </w:r>
      <w:r>
        <w:rPr>
          <w:rStyle w:val="None"/>
          <w:sz w:val="24"/>
          <w:szCs w:val="24"/>
          <w:rtl w:val="0"/>
          <w:lang w:val="en-US"/>
        </w:rPr>
        <w:t>“</w:t>
      </w:r>
      <w:r>
        <w:rPr>
          <w:rStyle w:val="None"/>
          <w:sz w:val="24"/>
          <w:szCs w:val="24"/>
          <w:rtl w:val="0"/>
          <w:lang w:val="en-US"/>
        </w:rPr>
        <w:t>Climate Change in Western US Deserts: Potential for Increased Wildfire and Invasive Annual Grasses.</w:t>
      </w:r>
      <w:r>
        <w:rPr>
          <w:rStyle w:val="None"/>
          <w:sz w:val="24"/>
          <w:szCs w:val="24"/>
          <w:rtl w:val="0"/>
          <w:lang w:val="en-US"/>
        </w:rPr>
        <w:t xml:space="preserve">” </w:t>
      </w:r>
      <w:r>
        <w:rPr>
          <w:rStyle w:val="None"/>
          <w:i w:val="1"/>
          <w:iCs w:val="1"/>
          <w:sz w:val="24"/>
          <w:szCs w:val="24"/>
          <w:rtl w:val="0"/>
          <w:lang w:val="en-US"/>
        </w:rPr>
        <w:t>Rangeland Ecology &amp; Management</w:t>
      </w:r>
      <w:r>
        <w:rPr>
          <w:rStyle w:val="None"/>
          <w:sz w:val="24"/>
          <w:szCs w:val="24"/>
          <w:rtl w:val="0"/>
          <w:lang w:val="en-US"/>
        </w:rPr>
        <w:t xml:space="preserve"> 64 (5): 471</w:t>
      </w:r>
      <w:r>
        <w:rPr>
          <w:rStyle w:val="None"/>
          <w:sz w:val="24"/>
          <w:szCs w:val="24"/>
          <w:rtl w:val="0"/>
          <w:lang w:val="en-US"/>
        </w:rPr>
        <w:t>–</w:t>
      </w:r>
      <w:r>
        <w:rPr>
          <w:rStyle w:val="None"/>
          <w:sz w:val="24"/>
          <w:szCs w:val="24"/>
          <w:rtl w:val="0"/>
          <w:lang w:val="en-US"/>
        </w:rPr>
        <w:t>78. https://doi.org/10.2111/REM-D-09-00151.1.</w:t>
      </w:r>
    </w:p>
    <w:p>
      <w:pPr>
        <w:pStyle w:val="Bibliography"/>
        <w:spacing w:line="480" w:lineRule="auto"/>
        <w:rPr>
          <w:rStyle w:val="None"/>
          <w:sz w:val="24"/>
          <w:szCs w:val="24"/>
        </w:rPr>
      </w:pPr>
      <w:r>
        <w:rPr>
          <w:rStyle w:val="None"/>
          <w:sz w:val="24"/>
          <w:szCs w:val="24"/>
          <w:rtl w:val="0"/>
          <w:lang w:val="en-US"/>
        </w:rPr>
        <w:t xml:space="preserve">Attum, Omar A., and Perri K. Eason. 2006. </w:t>
      </w:r>
      <w:r>
        <w:rPr>
          <w:rStyle w:val="None"/>
          <w:sz w:val="24"/>
          <w:szCs w:val="24"/>
          <w:rtl w:val="0"/>
          <w:lang w:val="en-US"/>
        </w:rPr>
        <w:t>“</w:t>
      </w:r>
      <w:r>
        <w:rPr>
          <w:rStyle w:val="None"/>
          <w:sz w:val="24"/>
          <w:szCs w:val="24"/>
          <w:rtl w:val="0"/>
          <w:lang w:val="en-US"/>
        </w:rPr>
        <w:t>Effects of Vegetation Loss on a Sand Dune Lizard.</w:t>
      </w:r>
      <w:r>
        <w:rPr>
          <w:rStyle w:val="None"/>
          <w:sz w:val="24"/>
          <w:szCs w:val="24"/>
          <w:rtl w:val="0"/>
          <w:lang w:val="en-US"/>
        </w:rPr>
        <w:t xml:space="preserve">” </w:t>
      </w:r>
      <w:r>
        <w:rPr>
          <w:rStyle w:val="None"/>
          <w:sz w:val="24"/>
          <w:szCs w:val="24"/>
          <w:rtl w:val="0"/>
          <w:lang w:val="en-US"/>
        </w:rPr>
        <w:t xml:space="preserve">Edited by Ribic. </w:t>
      </w:r>
      <w:r>
        <w:rPr>
          <w:rStyle w:val="None"/>
          <w:i w:val="1"/>
          <w:iCs w:val="1"/>
          <w:sz w:val="24"/>
          <w:szCs w:val="24"/>
          <w:rtl w:val="0"/>
          <w:lang w:val="en-US"/>
        </w:rPr>
        <w:t>Journal of Wildlife Management</w:t>
      </w:r>
      <w:r>
        <w:rPr>
          <w:rStyle w:val="None"/>
          <w:sz w:val="24"/>
          <w:szCs w:val="24"/>
          <w:rtl w:val="0"/>
          <w:lang w:val="en-US"/>
        </w:rPr>
        <w:t xml:space="preserve"> 70 (1): 27</w:t>
      </w:r>
      <w:r>
        <w:rPr>
          <w:rStyle w:val="None"/>
          <w:sz w:val="24"/>
          <w:szCs w:val="24"/>
          <w:rtl w:val="0"/>
          <w:lang w:val="en-US"/>
        </w:rPr>
        <w:t>–</w:t>
      </w:r>
      <w:r>
        <w:rPr>
          <w:rStyle w:val="None"/>
          <w:sz w:val="24"/>
          <w:szCs w:val="24"/>
          <w:rtl w:val="0"/>
          <w:lang w:val="en-US"/>
        </w:rPr>
        <w:t>30. https://doi.org/10.2193/0022-541X(2006)70[27:EOVLOA]2.0.CO;2.</w:t>
      </w:r>
    </w:p>
    <w:p>
      <w:pPr>
        <w:pStyle w:val="Bibliography"/>
        <w:spacing w:line="480" w:lineRule="auto"/>
        <w:rPr>
          <w:rStyle w:val="None"/>
          <w:sz w:val="24"/>
          <w:szCs w:val="24"/>
        </w:rPr>
      </w:pPr>
      <w:r>
        <w:rPr>
          <w:rStyle w:val="None"/>
          <w:sz w:val="24"/>
          <w:szCs w:val="24"/>
          <w:rtl w:val="0"/>
          <w:lang w:val="en-US"/>
        </w:rPr>
        <w:t xml:space="preserve">Barbosa, Pedro, and Ignacio Castellanos, eds. 2005. </w:t>
      </w:r>
      <w:r>
        <w:rPr>
          <w:rStyle w:val="None"/>
          <w:i w:val="1"/>
          <w:iCs w:val="1"/>
          <w:sz w:val="24"/>
          <w:szCs w:val="24"/>
          <w:rtl w:val="0"/>
          <w:lang w:val="en-US"/>
        </w:rPr>
        <w:t>Ecology of Predator-Prey Interactions</w:t>
      </w:r>
      <w:r>
        <w:rPr>
          <w:rStyle w:val="None"/>
          <w:sz w:val="24"/>
          <w:szCs w:val="24"/>
          <w:rtl w:val="0"/>
          <w:lang w:val="en-US"/>
        </w:rPr>
        <w:t>. Oxford</w:t>
      </w:r>
      <w:r>
        <w:rPr>
          <w:rStyle w:val="None"/>
          <w:sz w:val="24"/>
          <w:szCs w:val="24"/>
          <w:rtl w:val="0"/>
          <w:lang w:val="en-US"/>
        </w:rPr>
        <w:t> </w:t>
      </w:r>
      <w:r>
        <w:rPr>
          <w:rStyle w:val="None"/>
          <w:sz w:val="24"/>
          <w:szCs w:val="24"/>
          <w:rtl w:val="0"/>
          <w:lang w:val="en-US"/>
        </w:rPr>
        <w:t>; New York: Oxford University Press.</w:t>
      </w:r>
    </w:p>
    <w:p>
      <w:pPr>
        <w:pStyle w:val="Bibliography"/>
        <w:spacing w:line="480" w:lineRule="auto"/>
        <w:rPr>
          <w:rStyle w:val="None"/>
          <w:sz w:val="24"/>
          <w:szCs w:val="24"/>
        </w:rPr>
      </w:pPr>
      <w:r>
        <w:rPr>
          <w:rStyle w:val="None"/>
          <w:sz w:val="24"/>
          <w:szCs w:val="24"/>
          <w:rtl w:val="0"/>
          <w:lang w:val="en-US"/>
        </w:rPr>
        <w:t xml:space="preserve">Bauwens, Dirk, Paul E. Hertz, and Aurora M. Castilla. 1996. </w:t>
      </w:r>
      <w:r>
        <w:rPr>
          <w:rStyle w:val="None"/>
          <w:sz w:val="24"/>
          <w:szCs w:val="24"/>
          <w:rtl w:val="0"/>
          <w:lang w:val="en-US"/>
        </w:rPr>
        <w:t>“</w:t>
      </w:r>
      <w:r>
        <w:rPr>
          <w:rStyle w:val="None"/>
          <w:sz w:val="24"/>
          <w:szCs w:val="24"/>
          <w:rtl w:val="0"/>
          <w:lang w:val="en-US"/>
        </w:rPr>
        <w:t>Thermoregulation in a Lacertid Lizard: The Relative Contributions of Distinct Behavioral Mechanisms.</w:t>
      </w:r>
      <w:r>
        <w:rPr>
          <w:rStyle w:val="None"/>
          <w:sz w:val="24"/>
          <w:szCs w:val="24"/>
          <w:rtl w:val="0"/>
          <w:lang w:val="en-US"/>
        </w:rPr>
        <w:t xml:space="preserve">” </w:t>
      </w:r>
      <w:r>
        <w:rPr>
          <w:rStyle w:val="None"/>
          <w:i w:val="1"/>
          <w:iCs w:val="1"/>
          <w:sz w:val="24"/>
          <w:szCs w:val="24"/>
          <w:rtl w:val="0"/>
          <w:lang w:val="en-US"/>
        </w:rPr>
        <w:t>Ecology</w:t>
      </w:r>
      <w:r>
        <w:rPr>
          <w:rStyle w:val="None"/>
          <w:sz w:val="24"/>
          <w:szCs w:val="24"/>
          <w:rtl w:val="0"/>
          <w:lang w:val="en-US"/>
        </w:rPr>
        <w:t xml:space="preserve"> 77 (6): 1818</w:t>
      </w:r>
      <w:r>
        <w:rPr>
          <w:rStyle w:val="None"/>
          <w:sz w:val="24"/>
          <w:szCs w:val="24"/>
          <w:rtl w:val="0"/>
          <w:lang w:val="en-US"/>
        </w:rPr>
        <w:t>–</w:t>
      </w:r>
      <w:r>
        <w:rPr>
          <w:rStyle w:val="None"/>
          <w:sz w:val="24"/>
          <w:szCs w:val="24"/>
          <w:rtl w:val="0"/>
          <w:lang w:val="en-US"/>
        </w:rPr>
        <w:t>30. https://doi.org/10.2307/2265786.</w:t>
      </w:r>
    </w:p>
    <w:p>
      <w:pPr>
        <w:pStyle w:val="Bibliography"/>
        <w:spacing w:line="480" w:lineRule="auto"/>
        <w:rPr>
          <w:rStyle w:val="None"/>
          <w:sz w:val="24"/>
          <w:szCs w:val="24"/>
        </w:rPr>
      </w:pPr>
      <w:r>
        <w:rPr>
          <w:rStyle w:val="None"/>
          <w:sz w:val="24"/>
          <w:szCs w:val="24"/>
          <w:rtl w:val="0"/>
          <w:lang w:val="en-US"/>
        </w:rPr>
        <w:t xml:space="preserve">Berry, Kristin H., James F. Weigand, Timothy A. Gowan, and Jeremy S. Mack. 2016. </w:t>
      </w:r>
      <w:r>
        <w:rPr>
          <w:rStyle w:val="None"/>
          <w:sz w:val="24"/>
          <w:szCs w:val="24"/>
          <w:rtl w:val="0"/>
          <w:lang w:val="en-US"/>
        </w:rPr>
        <w:t>“</w:t>
      </w:r>
      <w:r>
        <w:rPr>
          <w:rStyle w:val="None"/>
          <w:sz w:val="24"/>
          <w:szCs w:val="24"/>
          <w:rtl w:val="0"/>
          <w:lang w:val="en-US"/>
        </w:rPr>
        <w:t>Bidirectional Recovery Patterns of Mojave Desert Vegetation in an Aqueduct Pipeline Corridor after 36 Years: I. Perennial Shrubs and Grasses.</w:t>
      </w:r>
      <w:r>
        <w:rPr>
          <w:rStyle w:val="None"/>
          <w:sz w:val="24"/>
          <w:szCs w:val="24"/>
          <w:rtl w:val="0"/>
          <w:lang w:val="en-US"/>
        </w:rPr>
        <w:t xml:space="preserve">” </w:t>
      </w:r>
      <w:r>
        <w:rPr>
          <w:rStyle w:val="None"/>
          <w:i w:val="1"/>
          <w:iCs w:val="1"/>
          <w:sz w:val="24"/>
          <w:szCs w:val="24"/>
          <w:rtl w:val="0"/>
          <w:lang w:val="en-US"/>
        </w:rPr>
        <w:t>Journal of Arid Environments</w:t>
      </w:r>
      <w:r>
        <w:rPr>
          <w:rStyle w:val="None"/>
          <w:sz w:val="24"/>
          <w:szCs w:val="24"/>
          <w:rtl w:val="0"/>
          <w:lang w:val="en-US"/>
        </w:rPr>
        <w:t xml:space="preserve"> 124 (January): 413</w:t>
      </w:r>
      <w:r>
        <w:rPr>
          <w:rStyle w:val="None"/>
          <w:sz w:val="24"/>
          <w:szCs w:val="24"/>
          <w:rtl w:val="0"/>
          <w:lang w:val="en-US"/>
        </w:rPr>
        <w:t>–</w:t>
      </w:r>
      <w:r>
        <w:rPr>
          <w:rStyle w:val="None"/>
          <w:sz w:val="24"/>
          <w:szCs w:val="24"/>
          <w:rtl w:val="0"/>
          <w:lang w:val="en-US"/>
        </w:rPr>
        <w:t>25. https://doi.org/10.1016/j.jaridenv.2015.03.004.</w:t>
      </w:r>
    </w:p>
    <w:p>
      <w:pPr>
        <w:pStyle w:val="Bibliography"/>
        <w:spacing w:line="480" w:lineRule="auto"/>
        <w:rPr>
          <w:rStyle w:val="None"/>
          <w:sz w:val="24"/>
          <w:szCs w:val="24"/>
        </w:rPr>
      </w:pPr>
      <w:r>
        <w:rPr>
          <w:rStyle w:val="None"/>
          <w:sz w:val="24"/>
          <w:szCs w:val="24"/>
          <w:rtl w:val="0"/>
          <w:lang w:val="en-US"/>
        </w:rPr>
        <w:t xml:space="preserve">Bishop, Tara B. B., Richard A. Gill, Brock R. McMillan, and Samuel B. St. Clair. 2019. </w:t>
      </w:r>
      <w:r>
        <w:rPr>
          <w:rStyle w:val="None"/>
          <w:sz w:val="24"/>
          <w:szCs w:val="24"/>
          <w:rtl w:val="0"/>
          <w:lang w:val="en-US"/>
        </w:rPr>
        <w:t>“</w:t>
      </w:r>
      <w:r>
        <w:rPr>
          <w:rStyle w:val="None"/>
          <w:sz w:val="24"/>
          <w:szCs w:val="24"/>
          <w:rtl w:val="0"/>
          <w:lang w:val="en-US"/>
        </w:rPr>
        <w:t>Fire, Rodent Herbivory, and Plant Competition: Implications for Invasion and Altered Fire Regimes in the Mojave Desert.</w:t>
      </w:r>
      <w:r>
        <w:rPr>
          <w:rStyle w:val="None"/>
          <w:sz w:val="24"/>
          <w:szCs w:val="24"/>
          <w:rtl w:val="0"/>
          <w:lang w:val="en-US"/>
        </w:rPr>
        <w:t xml:space="preserve">” </w:t>
      </w:r>
      <w:r>
        <w:rPr>
          <w:rStyle w:val="None"/>
          <w:i w:val="1"/>
          <w:iCs w:val="1"/>
          <w:sz w:val="24"/>
          <w:szCs w:val="24"/>
          <w:rtl w:val="0"/>
          <w:lang w:val="en-US"/>
        </w:rPr>
        <w:t>Oecologia</w:t>
      </w:r>
      <w:r>
        <w:rPr>
          <w:rStyle w:val="None"/>
          <w:sz w:val="24"/>
          <w:szCs w:val="24"/>
          <w:rtl w:val="0"/>
          <w:lang w:val="en-US"/>
        </w:rPr>
        <w:t>, November. https://doi.org/10.1007/s00442-019-04562-2.</w:t>
      </w:r>
    </w:p>
    <w:p>
      <w:pPr>
        <w:pStyle w:val="Bibliography"/>
        <w:spacing w:line="480" w:lineRule="auto"/>
        <w:rPr>
          <w:rStyle w:val="None"/>
          <w:sz w:val="24"/>
          <w:szCs w:val="24"/>
        </w:rPr>
      </w:pPr>
      <w:r>
        <w:rPr>
          <w:rStyle w:val="None"/>
          <w:sz w:val="24"/>
          <w:szCs w:val="24"/>
          <w:rtl w:val="0"/>
          <w:lang w:val="en-US"/>
        </w:rPr>
        <w:t>Bowman, D. M. J. S., J. K. Balch, P. Artaxo, W. J. Bond, J. M. Carlson, M. A. Cochrane, C. M. D</w:t>
      </w:r>
      <w:r>
        <w:rPr>
          <w:rStyle w:val="None"/>
          <w:sz w:val="24"/>
          <w:szCs w:val="24"/>
          <w:rtl w:val="0"/>
          <w:lang w:val="en-US"/>
        </w:rPr>
        <w:t>’</w:t>
      </w:r>
      <w:r>
        <w:rPr>
          <w:rStyle w:val="None"/>
          <w:sz w:val="24"/>
          <w:szCs w:val="24"/>
          <w:rtl w:val="0"/>
          <w:lang w:val="en-US"/>
        </w:rPr>
        <w:t xml:space="preserve">Antonio, et al. 2009. </w:t>
      </w:r>
      <w:r>
        <w:rPr>
          <w:rStyle w:val="None"/>
          <w:sz w:val="24"/>
          <w:szCs w:val="24"/>
          <w:rtl w:val="0"/>
          <w:lang w:val="en-US"/>
        </w:rPr>
        <w:t>“</w:t>
      </w:r>
      <w:r>
        <w:rPr>
          <w:rStyle w:val="None"/>
          <w:sz w:val="24"/>
          <w:szCs w:val="24"/>
          <w:rtl w:val="0"/>
          <w:lang w:val="en-US"/>
        </w:rPr>
        <w:t>Fire in the Earth System.</w:t>
      </w:r>
      <w:r>
        <w:rPr>
          <w:rStyle w:val="None"/>
          <w:sz w:val="24"/>
          <w:szCs w:val="24"/>
          <w:rtl w:val="0"/>
          <w:lang w:val="en-US"/>
        </w:rPr>
        <w:t xml:space="preserve">” </w:t>
      </w:r>
      <w:r>
        <w:rPr>
          <w:rStyle w:val="None"/>
          <w:i w:val="1"/>
          <w:iCs w:val="1"/>
          <w:sz w:val="24"/>
          <w:szCs w:val="24"/>
          <w:rtl w:val="0"/>
          <w:lang w:val="en-US"/>
        </w:rPr>
        <w:t>Science</w:t>
      </w:r>
      <w:r>
        <w:rPr>
          <w:rStyle w:val="None"/>
          <w:sz w:val="24"/>
          <w:szCs w:val="24"/>
          <w:rtl w:val="0"/>
          <w:lang w:val="en-US"/>
        </w:rPr>
        <w:t xml:space="preserve"> 324 (5926): 481</w:t>
      </w:r>
      <w:r>
        <w:rPr>
          <w:rStyle w:val="None"/>
          <w:sz w:val="24"/>
          <w:szCs w:val="24"/>
          <w:rtl w:val="0"/>
          <w:lang w:val="en-US"/>
        </w:rPr>
        <w:t>–</w:t>
      </w:r>
      <w:r>
        <w:rPr>
          <w:rStyle w:val="None"/>
          <w:sz w:val="24"/>
          <w:szCs w:val="24"/>
          <w:rtl w:val="0"/>
          <w:lang w:val="en-US"/>
        </w:rPr>
        <w:t>84. https://doi.org/10.1126/science.1163886.</w:t>
      </w:r>
    </w:p>
    <w:p>
      <w:pPr>
        <w:pStyle w:val="Bibliography"/>
        <w:spacing w:line="480" w:lineRule="auto"/>
        <w:rPr>
          <w:rStyle w:val="None"/>
          <w:sz w:val="24"/>
          <w:szCs w:val="24"/>
        </w:rPr>
      </w:pPr>
      <w:r>
        <w:rPr>
          <w:rStyle w:val="None"/>
          <w:sz w:val="24"/>
          <w:szCs w:val="24"/>
          <w:rtl w:val="0"/>
          <w:lang w:val="en-US"/>
        </w:rPr>
        <w:t>Bowman, David M. J. S., Jennifer Balch, Paulo Artaxo, William J. Bond, Mark A. Cochrane, Carla M. D</w:t>
      </w:r>
      <w:r>
        <w:rPr>
          <w:rStyle w:val="None"/>
          <w:sz w:val="24"/>
          <w:szCs w:val="24"/>
          <w:rtl w:val="0"/>
          <w:lang w:val="en-US"/>
        </w:rPr>
        <w:t>’</w:t>
      </w:r>
      <w:r>
        <w:rPr>
          <w:rStyle w:val="None"/>
          <w:sz w:val="24"/>
          <w:szCs w:val="24"/>
          <w:rtl w:val="0"/>
          <w:lang w:val="en-US"/>
        </w:rPr>
        <w:t xml:space="preserve">Antonio, Ruth DeFries, et al. 2011. </w:t>
      </w:r>
      <w:r>
        <w:rPr>
          <w:rStyle w:val="None"/>
          <w:sz w:val="24"/>
          <w:szCs w:val="24"/>
          <w:rtl w:val="0"/>
          <w:lang w:val="en-US"/>
        </w:rPr>
        <w:t>“</w:t>
      </w:r>
      <w:r>
        <w:rPr>
          <w:rStyle w:val="None"/>
          <w:sz w:val="24"/>
          <w:szCs w:val="24"/>
          <w:rtl w:val="0"/>
          <w:lang w:val="en-US"/>
        </w:rPr>
        <w:t>The Human Dimension of Fire Regimes on Earth: The Human Dimension of Fire Regimes on Earth.</w:t>
      </w:r>
      <w:r>
        <w:rPr>
          <w:rStyle w:val="None"/>
          <w:sz w:val="24"/>
          <w:szCs w:val="24"/>
          <w:rtl w:val="0"/>
          <w:lang w:val="en-US"/>
        </w:rPr>
        <w:t xml:space="preserve">” </w:t>
      </w:r>
      <w:r>
        <w:rPr>
          <w:rStyle w:val="None"/>
          <w:i w:val="1"/>
          <w:iCs w:val="1"/>
          <w:sz w:val="24"/>
          <w:szCs w:val="24"/>
          <w:rtl w:val="0"/>
          <w:lang w:val="en-US"/>
        </w:rPr>
        <w:t>Journal of Biogeography</w:t>
      </w:r>
      <w:r>
        <w:rPr>
          <w:rStyle w:val="None"/>
          <w:sz w:val="24"/>
          <w:szCs w:val="24"/>
          <w:rtl w:val="0"/>
          <w:lang w:val="en-US"/>
        </w:rPr>
        <w:t xml:space="preserve"> 38 (12): 2223</w:t>
      </w:r>
      <w:r>
        <w:rPr>
          <w:rStyle w:val="None"/>
          <w:sz w:val="24"/>
          <w:szCs w:val="24"/>
          <w:rtl w:val="0"/>
          <w:lang w:val="en-US"/>
        </w:rPr>
        <w:t>–</w:t>
      </w:r>
      <w:r>
        <w:rPr>
          <w:rStyle w:val="None"/>
          <w:sz w:val="24"/>
          <w:szCs w:val="24"/>
          <w:rtl w:val="0"/>
          <w:lang w:val="en-US"/>
        </w:rPr>
        <w:t>36. https://doi.org/10.1111/j.1365-2699.2011.02595.x.</w:t>
      </w:r>
    </w:p>
    <w:p>
      <w:pPr>
        <w:pStyle w:val="Bibliography"/>
        <w:spacing w:line="480" w:lineRule="auto"/>
        <w:rPr>
          <w:rStyle w:val="None"/>
          <w:sz w:val="24"/>
          <w:szCs w:val="24"/>
        </w:rPr>
      </w:pPr>
      <w:r>
        <w:rPr>
          <w:rStyle w:val="None"/>
          <w:sz w:val="24"/>
          <w:szCs w:val="24"/>
          <w:rtl w:val="0"/>
          <w:lang w:val="en-US"/>
        </w:rPr>
        <w:t xml:space="preserve">Brooks, Matthew. 1999. </w:t>
      </w:r>
      <w:r>
        <w:rPr>
          <w:rStyle w:val="None"/>
          <w:sz w:val="24"/>
          <w:szCs w:val="24"/>
          <w:rtl w:val="0"/>
          <w:lang w:val="en-US"/>
        </w:rPr>
        <w:t>“</w:t>
      </w:r>
      <w:r>
        <w:rPr>
          <w:rStyle w:val="None"/>
          <w:sz w:val="24"/>
          <w:szCs w:val="24"/>
          <w:rtl w:val="0"/>
          <w:lang w:val="en-US"/>
        </w:rPr>
        <w:t>Effects of Protective Fencing on Birds, Lizards, and Black-Tailed Hares in the Western Mojave Desert.</w:t>
      </w:r>
      <w:r>
        <w:rPr>
          <w:rStyle w:val="None"/>
          <w:sz w:val="24"/>
          <w:szCs w:val="24"/>
          <w:rtl w:val="0"/>
          <w:lang w:val="en-US"/>
        </w:rPr>
        <w:t xml:space="preserve">” </w:t>
      </w:r>
      <w:r>
        <w:rPr>
          <w:rStyle w:val="None"/>
          <w:i w:val="1"/>
          <w:iCs w:val="1"/>
          <w:sz w:val="24"/>
          <w:szCs w:val="24"/>
          <w:rtl w:val="0"/>
          <w:lang w:val="en-US"/>
        </w:rPr>
        <w:t>Environmental Management</w:t>
      </w:r>
      <w:r>
        <w:rPr>
          <w:rStyle w:val="None"/>
          <w:sz w:val="24"/>
          <w:szCs w:val="24"/>
          <w:rtl w:val="0"/>
          <w:lang w:val="en-US"/>
        </w:rPr>
        <w:t xml:space="preserve"> 23 (3): 387</w:t>
      </w:r>
      <w:r>
        <w:rPr>
          <w:rStyle w:val="None"/>
          <w:sz w:val="24"/>
          <w:szCs w:val="24"/>
          <w:rtl w:val="0"/>
          <w:lang w:val="en-US"/>
        </w:rPr>
        <w:t>–</w:t>
      </w:r>
      <w:r>
        <w:rPr>
          <w:rStyle w:val="None"/>
          <w:sz w:val="24"/>
          <w:szCs w:val="24"/>
          <w:rtl w:val="0"/>
          <w:lang w:val="en-US"/>
        </w:rPr>
        <w:t>400. https://doi.org/10.1007/s002679900194.</w:t>
      </w:r>
    </w:p>
    <w:p>
      <w:pPr>
        <w:pStyle w:val="Bibliography"/>
        <w:spacing w:line="480" w:lineRule="auto"/>
        <w:rPr>
          <w:rStyle w:val="None"/>
          <w:sz w:val="24"/>
          <w:szCs w:val="24"/>
        </w:rPr>
      </w:pPr>
      <w:r>
        <w:rPr>
          <w:rStyle w:val="None"/>
          <w:sz w:val="24"/>
          <w:szCs w:val="24"/>
          <w:rtl w:val="0"/>
          <w:lang w:val="en-US"/>
        </w:rPr>
        <w:t xml:space="preserve">Cannell, M. 1998. </w:t>
      </w:r>
      <w:r>
        <w:rPr>
          <w:rStyle w:val="None"/>
          <w:sz w:val="24"/>
          <w:szCs w:val="24"/>
          <w:rtl w:val="0"/>
          <w:lang w:val="en-US"/>
        </w:rPr>
        <w:t>“</w:t>
      </w:r>
      <w:r>
        <w:rPr>
          <w:rStyle w:val="None"/>
          <w:sz w:val="24"/>
          <w:szCs w:val="24"/>
          <w:rtl w:val="0"/>
          <w:lang w:val="en-US"/>
        </w:rPr>
        <w:t>UK Conifer Forests May Be Growing Faster in Response to Increased N Deposition, Atmospheric CO2 and Temperature.</w:t>
      </w:r>
      <w:r>
        <w:rPr>
          <w:rStyle w:val="None"/>
          <w:sz w:val="24"/>
          <w:szCs w:val="24"/>
          <w:rtl w:val="0"/>
          <w:lang w:val="en-US"/>
        </w:rPr>
        <w:t xml:space="preserve">” </w:t>
      </w:r>
      <w:r>
        <w:rPr>
          <w:rStyle w:val="None"/>
          <w:i w:val="1"/>
          <w:iCs w:val="1"/>
          <w:sz w:val="24"/>
          <w:szCs w:val="24"/>
          <w:rtl w:val="0"/>
          <w:lang w:val="en-US"/>
        </w:rPr>
        <w:t>Forestry</w:t>
      </w:r>
      <w:r>
        <w:rPr>
          <w:rStyle w:val="None"/>
          <w:sz w:val="24"/>
          <w:szCs w:val="24"/>
          <w:rtl w:val="0"/>
          <w:lang w:val="en-US"/>
        </w:rPr>
        <w:t xml:space="preserve"> 71 (4): 277</w:t>
      </w:r>
      <w:r>
        <w:rPr>
          <w:rStyle w:val="None"/>
          <w:sz w:val="24"/>
          <w:szCs w:val="24"/>
          <w:rtl w:val="0"/>
          <w:lang w:val="en-US"/>
        </w:rPr>
        <w:t>–</w:t>
      </w:r>
      <w:r>
        <w:rPr>
          <w:rStyle w:val="None"/>
          <w:sz w:val="24"/>
          <w:szCs w:val="24"/>
          <w:rtl w:val="0"/>
          <w:lang w:val="en-US"/>
        </w:rPr>
        <w:t>96. https://doi.org/10.1093/forestry/71.4.277.</w:t>
      </w:r>
    </w:p>
    <w:p>
      <w:pPr>
        <w:pStyle w:val="Bibliography"/>
        <w:spacing w:line="480" w:lineRule="auto"/>
        <w:rPr>
          <w:rStyle w:val="None"/>
          <w:sz w:val="24"/>
          <w:szCs w:val="24"/>
        </w:rPr>
      </w:pPr>
      <w:r>
        <w:rPr>
          <w:rStyle w:val="None"/>
          <w:sz w:val="24"/>
          <w:szCs w:val="24"/>
          <w:rtl w:val="0"/>
          <w:lang w:val="en-US"/>
        </w:rPr>
        <w:t xml:space="preserve">Cowling, R. M., R. L. Pressey, A. T. Lombard, P. G. Desmet, and A. G. Ellis. 1999. </w:t>
      </w:r>
      <w:r>
        <w:rPr>
          <w:rStyle w:val="None"/>
          <w:sz w:val="24"/>
          <w:szCs w:val="24"/>
          <w:rtl w:val="0"/>
          <w:lang w:val="en-US"/>
        </w:rPr>
        <w:t>“</w:t>
      </w:r>
      <w:r>
        <w:rPr>
          <w:rStyle w:val="None"/>
          <w:sz w:val="24"/>
          <w:szCs w:val="24"/>
          <w:rtl w:val="0"/>
          <w:lang w:val="en-US"/>
        </w:rPr>
        <w:t>From Representation to Persistence: Requirements for a Sustainable System of Conservation Areas in the Species-Rich Mediterranean-Climate Desert of Southern Africa.</w:t>
      </w:r>
      <w:r>
        <w:rPr>
          <w:rStyle w:val="None"/>
          <w:sz w:val="24"/>
          <w:szCs w:val="24"/>
          <w:rtl w:val="0"/>
          <w:lang w:val="en-US"/>
        </w:rPr>
        <w:t xml:space="preserve">” </w:t>
      </w:r>
      <w:r>
        <w:rPr>
          <w:rStyle w:val="None"/>
          <w:i w:val="1"/>
          <w:iCs w:val="1"/>
          <w:sz w:val="24"/>
          <w:szCs w:val="24"/>
          <w:rtl w:val="0"/>
          <w:lang w:val="en-US"/>
        </w:rPr>
        <w:t>Diversity &lt;html_ent Glyph="@amp;" Ascii="&amp;amp;"/&gt; Distributions</w:t>
      </w:r>
      <w:r>
        <w:rPr>
          <w:rStyle w:val="None"/>
          <w:sz w:val="24"/>
          <w:szCs w:val="24"/>
          <w:rtl w:val="0"/>
          <w:lang w:val="en-US"/>
        </w:rPr>
        <w:t xml:space="preserve"> 5 (1</w:t>
      </w:r>
      <w:r>
        <w:rPr>
          <w:rStyle w:val="None"/>
          <w:sz w:val="24"/>
          <w:szCs w:val="24"/>
          <w:rtl w:val="0"/>
          <w:lang w:val="en-US"/>
        </w:rPr>
        <w:t>–</w:t>
      </w:r>
      <w:r>
        <w:rPr>
          <w:rStyle w:val="None"/>
          <w:sz w:val="24"/>
          <w:szCs w:val="24"/>
          <w:rtl w:val="0"/>
          <w:lang w:val="en-US"/>
        </w:rPr>
        <w:t>2): 51</w:t>
      </w:r>
      <w:r>
        <w:rPr>
          <w:rStyle w:val="None"/>
          <w:sz w:val="24"/>
          <w:szCs w:val="24"/>
          <w:rtl w:val="0"/>
          <w:lang w:val="en-US"/>
        </w:rPr>
        <w:t>–</w:t>
      </w:r>
      <w:r>
        <w:rPr>
          <w:rStyle w:val="None"/>
          <w:sz w:val="24"/>
          <w:szCs w:val="24"/>
          <w:rtl w:val="0"/>
          <w:lang w:val="en-US"/>
        </w:rPr>
        <w:t>71. https://doi.org/10.1046/j.1472-4642.1999.00038.x.</w:t>
      </w:r>
    </w:p>
    <w:p>
      <w:pPr>
        <w:pStyle w:val="Bibliography"/>
        <w:spacing w:line="480" w:lineRule="auto"/>
        <w:rPr>
          <w:rStyle w:val="None"/>
          <w:sz w:val="24"/>
          <w:szCs w:val="24"/>
        </w:rPr>
      </w:pPr>
      <w:r>
        <w:rPr>
          <w:rStyle w:val="None"/>
          <w:sz w:val="24"/>
          <w:szCs w:val="24"/>
          <w:rtl w:val="0"/>
          <w:lang w:val="en-US"/>
        </w:rPr>
        <w:t xml:space="preserve">Diaz, J. A., and S. Cabezas-Diaz. 2004. </w:t>
      </w:r>
      <w:r>
        <w:rPr>
          <w:rStyle w:val="None"/>
          <w:sz w:val="24"/>
          <w:szCs w:val="24"/>
          <w:rtl w:val="0"/>
          <w:lang w:val="en-US"/>
        </w:rPr>
        <w:t>“</w:t>
      </w:r>
      <w:r>
        <w:rPr>
          <w:rStyle w:val="None"/>
          <w:sz w:val="24"/>
          <w:szCs w:val="24"/>
          <w:rtl w:val="0"/>
          <w:lang w:val="en-US"/>
        </w:rPr>
        <w:t>Seasonal Variation in the Contribution of Different Behavioural Mechanisms to Lizard Thermoregulation.</w:t>
      </w:r>
      <w:r>
        <w:rPr>
          <w:rStyle w:val="None"/>
          <w:sz w:val="24"/>
          <w:szCs w:val="24"/>
          <w:rtl w:val="0"/>
          <w:lang w:val="en-US"/>
        </w:rPr>
        <w:t xml:space="preserve">” </w:t>
      </w:r>
      <w:r>
        <w:rPr>
          <w:rStyle w:val="None"/>
          <w:i w:val="1"/>
          <w:iCs w:val="1"/>
          <w:sz w:val="24"/>
          <w:szCs w:val="24"/>
          <w:rtl w:val="0"/>
          <w:lang w:val="en-US"/>
        </w:rPr>
        <w:t>Functional Ecology</w:t>
      </w:r>
      <w:r>
        <w:rPr>
          <w:rStyle w:val="None"/>
          <w:sz w:val="24"/>
          <w:szCs w:val="24"/>
          <w:rtl w:val="0"/>
          <w:lang w:val="en-US"/>
        </w:rPr>
        <w:t xml:space="preserve"> 18 (6): 867</w:t>
      </w:r>
      <w:r>
        <w:rPr>
          <w:rStyle w:val="None"/>
          <w:sz w:val="24"/>
          <w:szCs w:val="24"/>
          <w:rtl w:val="0"/>
          <w:lang w:val="en-US"/>
        </w:rPr>
        <w:t>–</w:t>
      </w:r>
      <w:r>
        <w:rPr>
          <w:rStyle w:val="None"/>
          <w:sz w:val="24"/>
          <w:szCs w:val="24"/>
          <w:rtl w:val="0"/>
          <w:lang w:val="en-US"/>
        </w:rPr>
        <w:t>75. https://doi.org/10.1111/j.0269-8463.2004.00916.x.</w:t>
      </w:r>
    </w:p>
    <w:p>
      <w:pPr>
        <w:pStyle w:val="Bibliography"/>
        <w:spacing w:line="480" w:lineRule="auto"/>
        <w:rPr>
          <w:rStyle w:val="None"/>
          <w:sz w:val="24"/>
          <w:szCs w:val="24"/>
        </w:rPr>
      </w:pPr>
      <w:r>
        <w:rPr>
          <w:rStyle w:val="None"/>
          <w:sz w:val="24"/>
          <w:szCs w:val="24"/>
          <w:rtl w:val="0"/>
          <w:lang w:val="en-US"/>
        </w:rPr>
        <w:t xml:space="preserve">Eliason, Scott A., and Edith B. Allen. 1997. </w:t>
      </w:r>
      <w:r>
        <w:rPr>
          <w:rStyle w:val="None"/>
          <w:sz w:val="24"/>
          <w:szCs w:val="24"/>
          <w:rtl w:val="0"/>
          <w:lang w:val="en-US"/>
        </w:rPr>
        <w:t>“</w:t>
      </w:r>
      <w:r>
        <w:rPr>
          <w:rStyle w:val="None"/>
          <w:sz w:val="24"/>
          <w:szCs w:val="24"/>
          <w:rtl w:val="0"/>
          <w:lang w:val="en-US"/>
        </w:rPr>
        <w:t>Exotic Grass Competition in Suppressing Native Shrubland Re-Establishment.</w:t>
      </w:r>
      <w:r>
        <w:rPr>
          <w:rStyle w:val="None"/>
          <w:sz w:val="24"/>
          <w:szCs w:val="24"/>
          <w:rtl w:val="0"/>
          <w:lang w:val="en-US"/>
        </w:rPr>
        <w:t xml:space="preserve">” </w:t>
      </w:r>
      <w:r>
        <w:rPr>
          <w:rStyle w:val="None"/>
          <w:i w:val="1"/>
          <w:iCs w:val="1"/>
          <w:sz w:val="24"/>
          <w:szCs w:val="24"/>
          <w:rtl w:val="0"/>
          <w:lang w:val="en-US"/>
        </w:rPr>
        <w:t>Restoration Ecology</w:t>
      </w:r>
      <w:r>
        <w:rPr>
          <w:rStyle w:val="None"/>
          <w:sz w:val="24"/>
          <w:szCs w:val="24"/>
          <w:rtl w:val="0"/>
          <w:lang w:val="en-US"/>
        </w:rPr>
        <w:t xml:space="preserve"> 5 (3): 245</w:t>
      </w:r>
      <w:r>
        <w:rPr>
          <w:rStyle w:val="None"/>
          <w:sz w:val="24"/>
          <w:szCs w:val="24"/>
          <w:rtl w:val="0"/>
          <w:lang w:val="en-US"/>
        </w:rPr>
        <w:t>–</w:t>
      </w:r>
      <w:r>
        <w:rPr>
          <w:rStyle w:val="None"/>
          <w:sz w:val="24"/>
          <w:szCs w:val="24"/>
          <w:rtl w:val="0"/>
          <w:lang w:val="en-US"/>
        </w:rPr>
        <w:t>55. https://doi.org/10.1046/j.1526-100X.1997.09729.x.</w:t>
      </w:r>
    </w:p>
    <w:p>
      <w:pPr>
        <w:pStyle w:val="Bibliography"/>
        <w:spacing w:line="480" w:lineRule="auto"/>
        <w:rPr>
          <w:rStyle w:val="None"/>
          <w:sz w:val="24"/>
          <w:szCs w:val="24"/>
        </w:rPr>
      </w:pPr>
      <w:r>
        <w:rPr>
          <w:rStyle w:val="None"/>
          <w:sz w:val="24"/>
          <w:szCs w:val="24"/>
          <w:rtl w:val="0"/>
          <w:lang w:val="en-US"/>
        </w:rPr>
        <w:t xml:space="preserve">Elmqvist, Thomas, ed. 2013. </w:t>
      </w:r>
      <w:r>
        <w:rPr>
          <w:rStyle w:val="None"/>
          <w:i w:val="1"/>
          <w:iCs w:val="1"/>
          <w:sz w:val="24"/>
          <w:szCs w:val="24"/>
          <w:rtl w:val="0"/>
          <w:lang w:val="en-US"/>
        </w:rPr>
        <w:t>Urbanization, Biodiversity and Ecosystem Services: Challenges and Opportunities: A Global Assessment</w:t>
      </w:r>
      <w:r>
        <w:rPr>
          <w:rStyle w:val="None"/>
          <w:i w:val="1"/>
          <w:iCs w:val="1"/>
          <w:sz w:val="24"/>
          <w:szCs w:val="24"/>
          <w:rtl w:val="0"/>
          <w:lang w:val="en-US"/>
        </w:rPr>
        <w:t> </w:t>
      </w:r>
      <w:r>
        <w:rPr>
          <w:rStyle w:val="None"/>
          <w:i w:val="1"/>
          <w:iCs w:val="1"/>
          <w:sz w:val="24"/>
          <w:szCs w:val="24"/>
          <w:rtl w:val="0"/>
          <w:lang w:val="en-US"/>
        </w:rPr>
        <w:t>; a Part of the Cities and Biodiversity Outlook Project</w:t>
      </w:r>
      <w:r>
        <w:rPr>
          <w:rStyle w:val="None"/>
          <w:sz w:val="24"/>
          <w:szCs w:val="24"/>
          <w:rtl w:val="0"/>
          <w:lang w:val="en-US"/>
        </w:rPr>
        <w:t>. Springer Open. Dordrecht: Springer.</w:t>
      </w:r>
    </w:p>
    <w:p>
      <w:pPr>
        <w:pStyle w:val="Bibliography"/>
        <w:spacing w:line="480" w:lineRule="auto"/>
        <w:rPr>
          <w:rStyle w:val="None"/>
          <w:sz w:val="24"/>
          <w:szCs w:val="24"/>
        </w:rPr>
      </w:pPr>
      <w:r>
        <w:rPr>
          <w:rStyle w:val="None"/>
          <w:sz w:val="24"/>
          <w:szCs w:val="24"/>
          <w:rtl w:val="0"/>
          <w:lang w:val="en-US"/>
        </w:rPr>
        <w:t xml:space="preserve">English, N.B., J.F. Weltzin, A. Fravolini, L. Thomas, and D.G. Williams. 2005. </w:t>
      </w:r>
      <w:r>
        <w:rPr>
          <w:rStyle w:val="None"/>
          <w:sz w:val="24"/>
          <w:szCs w:val="24"/>
          <w:rtl w:val="0"/>
          <w:lang w:val="en-US"/>
        </w:rPr>
        <w:t>“</w:t>
      </w:r>
      <w:r>
        <w:rPr>
          <w:rStyle w:val="None"/>
          <w:sz w:val="24"/>
          <w:szCs w:val="24"/>
          <w:rtl w:val="0"/>
          <w:lang w:val="en-US"/>
        </w:rPr>
        <w:t>The Influence of Soil Texture and Vegetation on Soil Moisture under Rainout Shelters in a Semi-Desert Grassland.</w:t>
      </w:r>
      <w:r>
        <w:rPr>
          <w:rStyle w:val="None"/>
          <w:sz w:val="24"/>
          <w:szCs w:val="24"/>
          <w:rtl w:val="0"/>
          <w:lang w:val="en-US"/>
        </w:rPr>
        <w:t xml:space="preserve">” </w:t>
      </w:r>
      <w:r>
        <w:rPr>
          <w:rStyle w:val="None"/>
          <w:i w:val="1"/>
          <w:iCs w:val="1"/>
          <w:sz w:val="24"/>
          <w:szCs w:val="24"/>
          <w:rtl w:val="0"/>
          <w:lang w:val="en-US"/>
        </w:rPr>
        <w:t>Journal of Arid Environments</w:t>
      </w:r>
      <w:r>
        <w:rPr>
          <w:rStyle w:val="None"/>
          <w:sz w:val="24"/>
          <w:szCs w:val="24"/>
          <w:rtl w:val="0"/>
          <w:lang w:val="en-US"/>
        </w:rPr>
        <w:t xml:space="preserve"> 63 (1): 324</w:t>
      </w:r>
      <w:r>
        <w:rPr>
          <w:rStyle w:val="None"/>
          <w:sz w:val="24"/>
          <w:szCs w:val="24"/>
          <w:rtl w:val="0"/>
          <w:lang w:val="en-US"/>
        </w:rPr>
        <w:t>–</w:t>
      </w:r>
      <w:r>
        <w:rPr>
          <w:rStyle w:val="None"/>
          <w:sz w:val="24"/>
          <w:szCs w:val="24"/>
          <w:rtl w:val="0"/>
          <w:lang w:val="en-US"/>
        </w:rPr>
        <w:t>43. https://doi.org/10.1016/j.jaridenv.2005.03.013.</w:t>
      </w:r>
    </w:p>
    <w:p>
      <w:pPr>
        <w:pStyle w:val="Bibliography"/>
        <w:spacing w:line="480" w:lineRule="auto"/>
        <w:rPr>
          <w:rStyle w:val="None"/>
          <w:sz w:val="24"/>
          <w:szCs w:val="24"/>
        </w:rPr>
      </w:pPr>
      <w:r>
        <w:rPr>
          <w:rStyle w:val="None"/>
          <w:sz w:val="24"/>
          <w:szCs w:val="24"/>
          <w:rtl w:val="0"/>
          <w:lang w:val="en-US"/>
        </w:rPr>
        <w:t xml:space="preserve">Filazzola, Alessandro, and Christopher J. Lortie. 2014. </w:t>
      </w:r>
      <w:r>
        <w:rPr>
          <w:rStyle w:val="None"/>
          <w:sz w:val="24"/>
          <w:szCs w:val="24"/>
          <w:rtl w:val="0"/>
          <w:lang w:val="en-US"/>
        </w:rPr>
        <w:t>“</w:t>
      </w:r>
      <w:r>
        <w:rPr>
          <w:rStyle w:val="None"/>
          <w:sz w:val="24"/>
          <w:szCs w:val="24"/>
          <w:rtl w:val="0"/>
          <w:lang w:val="en-US"/>
        </w:rPr>
        <w:t>A Systematic Review and Conceptual Framework for the Mechanistic Pathways of Nurse Plants: A Systematic Review of Nurse-Plant Mechanisms.</w:t>
      </w:r>
      <w:r>
        <w:rPr>
          <w:rStyle w:val="None"/>
          <w:sz w:val="24"/>
          <w:szCs w:val="24"/>
          <w:rtl w:val="0"/>
          <w:lang w:val="en-US"/>
        </w:rPr>
        <w:t xml:space="preserve">” </w:t>
      </w:r>
      <w:r>
        <w:rPr>
          <w:rStyle w:val="None"/>
          <w:i w:val="1"/>
          <w:iCs w:val="1"/>
          <w:sz w:val="24"/>
          <w:szCs w:val="24"/>
          <w:rtl w:val="0"/>
          <w:lang w:val="en-US"/>
        </w:rPr>
        <w:t>Global Ecology and Biogeography</w:t>
      </w:r>
      <w:r>
        <w:rPr>
          <w:rStyle w:val="None"/>
          <w:sz w:val="24"/>
          <w:szCs w:val="24"/>
          <w:rtl w:val="0"/>
          <w:lang w:val="en-US"/>
        </w:rPr>
        <w:t xml:space="preserve"> 23 (12): 1335</w:t>
      </w:r>
      <w:r>
        <w:rPr>
          <w:rStyle w:val="None"/>
          <w:sz w:val="24"/>
          <w:szCs w:val="24"/>
          <w:rtl w:val="0"/>
          <w:lang w:val="en-US"/>
        </w:rPr>
        <w:t>–</w:t>
      </w:r>
      <w:r>
        <w:rPr>
          <w:rStyle w:val="None"/>
          <w:sz w:val="24"/>
          <w:szCs w:val="24"/>
          <w:rtl w:val="0"/>
          <w:lang w:val="en-US"/>
        </w:rPr>
        <w:t>45. https://doi.org/10.1111/geb.12202.</w:t>
      </w:r>
    </w:p>
    <w:p>
      <w:pPr>
        <w:pStyle w:val="Bibliography"/>
        <w:spacing w:line="480" w:lineRule="auto"/>
        <w:rPr>
          <w:rStyle w:val="None"/>
          <w:sz w:val="24"/>
          <w:szCs w:val="24"/>
        </w:rPr>
      </w:pPr>
      <w:r>
        <w:rPr>
          <w:rStyle w:val="None"/>
          <w:sz w:val="24"/>
          <w:szCs w:val="24"/>
          <w:rtl w:val="0"/>
          <w:lang w:val="en-US"/>
        </w:rPr>
        <w:t xml:space="preserve">Filazzola, Alessandro, Michael Westphal, Michael Powers, Amanda Rae Liczner, Deborah A. (Smith) Woollett, Brent Johnson, and Christopher J. Lortie. 2017. </w:t>
      </w:r>
      <w:r>
        <w:rPr>
          <w:rStyle w:val="None"/>
          <w:sz w:val="24"/>
          <w:szCs w:val="24"/>
          <w:rtl w:val="0"/>
          <w:lang w:val="en-US"/>
        </w:rPr>
        <w:t>“</w:t>
      </w:r>
      <w:r>
        <w:rPr>
          <w:rStyle w:val="None"/>
          <w:sz w:val="24"/>
          <w:szCs w:val="24"/>
          <w:rtl w:val="0"/>
          <w:lang w:val="en-US"/>
        </w:rPr>
        <w:t>Non-Trophic Interactions in Deserts: Facilitation, Interference, and an Endangered Lizard Species.</w:t>
      </w:r>
      <w:r>
        <w:rPr>
          <w:rStyle w:val="None"/>
          <w:sz w:val="24"/>
          <w:szCs w:val="24"/>
          <w:rtl w:val="0"/>
          <w:lang w:val="en-US"/>
        </w:rPr>
        <w:t xml:space="preserve">” </w:t>
      </w:r>
      <w:r>
        <w:rPr>
          <w:rStyle w:val="None"/>
          <w:i w:val="1"/>
          <w:iCs w:val="1"/>
          <w:sz w:val="24"/>
          <w:szCs w:val="24"/>
          <w:rtl w:val="0"/>
          <w:lang w:val="en-US"/>
        </w:rPr>
        <w:t>Basic and Applied Ecology</w:t>
      </w:r>
      <w:r>
        <w:rPr>
          <w:rStyle w:val="None"/>
          <w:sz w:val="24"/>
          <w:szCs w:val="24"/>
          <w:rtl w:val="0"/>
          <w:lang w:val="en-US"/>
        </w:rPr>
        <w:t xml:space="preserve"> 20 (May): 51</w:t>
      </w:r>
      <w:r>
        <w:rPr>
          <w:rStyle w:val="None"/>
          <w:sz w:val="24"/>
          <w:szCs w:val="24"/>
          <w:rtl w:val="0"/>
          <w:lang w:val="en-US"/>
        </w:rPr>
        <w:t>–</w:t>
      </w:r>
      <w:r>
        <w:rPr>
          <w:rStyle w:val="None"/>
          <w:sz w:val="24"/>
          <w:szCs w:val="24"/>
          <w:rtl w:val="0"/>
          <w:lang w:val="en-US"/>
        </w:rPr>
        <w:t>61. https://doi.org/10.1016/j.baae.2017.01.002.</w:t>
      </w:r>
    </w:p>
    <w:p>
      <w:pPr>
        <w:pStyle w:val="Bibliography"/>
        <w:spacing w:line="480" w:lineRule="auto"/>
        <w:rPr>
          <w:rStyle w:val="None"/>
          <w:sz w:val="24"/>
          <w:szCs w:val="24"/>
        </w:rPr>
      </w:pPr>
      <w:r>
        <w:rPr>
          <w:rStyle w:val="None"/>
          <w:sz w:val="24"/>
          <w:szCs w:val="24"/>
          <w:rtl w:val="0"/>
          <w:lang w:val="en-US"/>
        </w:rPr>
        <w:t xml:space="preserve">Germano, David J., Galen B. Rathbun, Lawrence R. Saslaw, Brian L. Cypher, Ellen A. Cypher, and Larry M. Vredenburgh. 2011. </w:t>
      </w:r>
      <w:r>
        <w:rPr>
          <w:rStyle w:val="None"/>
          <w:sz w:val="24"/>
          <w:szCs w:val="24"/>
          <w:rtl w:val="0"/>
          <w:lang w:val="en-US"/>
        </w:rPr>
        <w:t>“</w:t>
      </w:r>
      <w:r>
        <w:rPr>
          <w:rStyle w:val="None"/>
          <w:sz w:val="24"/>
          <w:szCs w:val="24"/>
          <w:rtl w:val="0"/>
          <w:lang w:val="en-US"/>
        </w:rPr>
        <w:t>The San Joaquin Desert of California: Ecologically Misunderstood and Overlooked.</w:t>
      </w:r>
      <w:r>
        <w:rPr>
          <w:rStyle w:val="None"/>
          <w:sz w:val="24"/>
          <w:szCs w:val="24"/>
          <w:rtl w:val="0"/>
          <w:lang w:val="en-US"/>
        </w:rPr>
        <w:t xml:space="preserve">” </w:t>
      </w:r>
      <w:r>
        <w:rPr>
          <w:rStyle w:val="None"/>
          <w:i w:val="1"/>
          <w:iCs w:val="1"/>
          <w:sz w:val="24"/>
          <w:szCs w:val="24"/>
          <w:rtl w:val="0"/>
          <w:lang w:val="en-US"/>
        </w:rPr>
        <w:t>Natural Areas Journal</w:t>
      </w:r>
      <w:r>
        <w:rPr>
          <w:rStyle w:val="None"/>
          <w:sz w:val="24"/>
          <w:szCs w:val="24"/>
          <w:rtl w:val="0"/>
          <w:lang w:val="en-US"/>
        </w:rPr>
        <w:t xml:space="preserve"> 31 (2): 138</w:t>
      </w:r>
      <w:r>
        <w:rPr>
          <w:rStyle w:val="None"/>
          <w:sz w:val="24"/>
          <w:szCs w:val="24"/>
          <w:rtl w:val="0"/>
          <w:lang w:val="en-US"/>
        </w:rPr>
        <w:t>–</w:t>
      </w:r>
      <w:r>
        <w:rPr>
          <w:rStyle w:val="None"/>
          <w:sz w:val="24"/>
          <w:szCs w:val="24"/>
          <w:rtl w:val="0"/>
          <w:lang w:val="en-US"/>
        </w:rPr>
        <w:t>47. https://doi.org/10.3375/043.031.0206.</w:t>
      </w:r>
    </w:p>
    <w:p>
      <w:pPr>
        <w:pStyle w:val="Bibliography"/>
        <w:spacing w:line="480" w:lineRule="auto"/>
        <w:rPr>
          <w:rStyle w:val="None"/>
          <w:sz w:val="24"/>
          <w:szCs w:val="24"/>
        </w:rPr>
      </w:pPr>
      <w:r>
        <w:rPr>
          <w:rStyle w:val="None"/>
          <w:sz w:val="24"/>
          <w:szCs w:val="24"/>
          <w:rtl w:val="0"/>
          <w:lang w:val="en-US"/>
        </w:rPr>
        <w:t xml:space="preserve">Holzapfel, Claus, and Bruce E. Mahall. 1999. </w:t>
      </w:r>
      <w:r>
        <w:rPr>
          <w:rStyle w:val="None"/>
          <w:sz w:val="24"/>
          <w:szCs w:val="24"/>
          <w:rtl w:val="0"/>
          <w:lang w:val="en-US"/>
        </w:rPr>
        <w:t>“</w:t>
      </w:r>
      <w:r>
        <w:rPr>
          <w:rStyle w:val="None"/>
          <w:sz w:val="24"/>
          <w:szCs w:val="24"/>
          <w:rtl w:val="0"/>
          <w:lang w:val="en-US"/>
        </w:rPr>
        <w:t>BIDIRECTIONAL FACILITATION AND INTERFERENCE BETWEEN SHRUBS AND ANNUALS IN THE MOJAVE DESERT.</w:t>
      </w:r>
      <w:r>
        <w:rPr>
          <w:rStyle w:val="None"/>
          <w:sz w:val="24"/>
          <w:szCs w:val="24"/>
          <w:rtl w:val="0"/>
          <w:lang w:val="en-US"/>
        </w:rPr>
        <w:t xml:space="preserve">” </w:t>
      </w:r>
      <w:r>
        <w:rPr>
          <w:rStyle w:val="None"/>
          <w:i w:val="1"/>
          <w:iCs w:val="1"/>
          <w:sz w:val="24"/>
          <w:szCs w:val="24"/>
          <w:rtl w:val="0"/>
          <w:lang w:val="en-US"/>
        </w:rPr>
        <w:t>Ecology</w:t>
      </w:r>
      <w:r>
        <w:rPr>
          <w:rStyle w:val="None"/>
          <w:sz w:val="24"/>
          <w:szCs w:val="24"/>
          <w:rtl w:val="0"/>
          <w:lang w:val="en-US"/>
        </w:rPr>
        <w:t xml:space="preserve"> 80 (5): 1747</w:t>
      </w:r>
      <w:r>
        <w:rPr>
          <w:rStyle w:val="None"/>
          <w:sz w:val="24"/>
          <w:szCs w:val="24"/>
          <w:rtl w:val="0"/>
          <w:lang w:val="en-US"/>
        </w:rPr>
        <w:t>–</w:t>
      </w:r>
      <w:r>
        <w:rPr>
          <w:rStyle w:val="None"/>
          <w:sz w:val="24"/>
          <w:szCs w:val="24"/>
          <w:rtl w:val="0"/>
          <w:lang w:val="en-US"/>
        </w:rPr>
        <w:t>61. https://doi.org/10.1890/0012-9658(1999)080[1747:BFAIBS]2.0.CO;2.</w:t>
      </w:r>
    </w:p>
    <w:p>
      <w:pPr>
        <w:pStyle w:val="Bibliography"/>
        <w:spacing w:line="480" w:lineRule="auto"/>
        <w:rPr>
          <w:rStyle w:val="None"/>
          <w:sz w:val="24"/>
          <w:szCs w:val="24"/>
        </w:rPr>
      </w:pPr>
      <w:r>
        <w:rPr>
          <w:rStyle w:val="None"/>
          <w:sz w:val="24"/>
          <w:szCs w:val="24"/>
          <w:rtl w:val="0"/>
          <w:lang w:val="en-US"/>
        </w:rPr>
        <w:t xml:space="preserve">Irwin, Mitchell T., Patricia C. Wright, Christopher Birkinshaw, Brian L. Fisher, Charlie J. Gardner, Julian Glos, Steven M. Goodman, et al. 2010. </w:t>
      </w:r>
      <w:r>
        <w:rPr>
          <w:rStyle w:val="None"/>
          <w:sz w:val="24"/>
          <w:szCs w:val="24"/>
          <w:rtl w:val="0"/>
          <w:lang w:val="en-US"/>
        </w:rPr>
        <w:t>“</w:t>
      </w:r>
      <w:r>
        <w:rPr>
          <w:rStyle w:val="None"/>
          <w:sz w:val="24"/>
          <w:szCs w:val="24"/>
          <w:rtl w:val="0"/>
          <w:lang w:val="en-US"/>
        </w:rPr>
        <w:t>Patterns of Species Change in Anthropogenically Disturbed Forests of Madagascar.</w:t>
      </w:r>
      <w:r>
        <w:rPr>
          <w:rStyle w:val="None"/>
          <w:sz w:val="24"/>
          <w:szCs w:val="24"/>
          <w:rtl w:val="0"/>
          <w:lang w:val="en-US"/>
        </w:rPr>
        <w:t xml:space="preserve">” </w:t>
      </w:r>
      <w:r>
        <w:rPr>
          <w:rStyle w:val="None"/>
          <w:i w:val="1"/>
          <w:iCs w:val="1"/>
          <w:sz w:val="24"/>
          <w:szCs w:val="24"/>
          <w:rtl w:val="0"/>
          <w:lang w:val="en-US"/>
        </w:rPr>
        <w:t>Biological Conservation</w:t>
      </w:r>
      <w:r>
        <w:rPr>
          <w:rStyle w:val="None"/>
          <w:sz w:val="24"/>
          <w:szCs w:val="24"/>
          <w:rtl w:val="0"/>
          <w:lang w:val="en-US"/>
        </w:rPr>
        <w:t xml:space="preserve"> 143 (10): 2351</w:t>
      </w:r>
      <w:r>
        <w:rPr>
          <w:rStyle w:val="None"/>
          <w:sz w:val="24"/>
          <w:szCs w:val="24"/>
          <w:rtl w:val="0"/>
          <w:lang w:val="en-US"/>
        </w:rPr>
        <w:t>–</w:t>
      </w:r>
      <w:r>
        <w:rPr>
          <w:rStyle w:val="None"/>
          <w:sz w:val="24"/>
          <w:szCs w:val="24"/>
          <w:rtl w:val="0"/>
          <w:lang w:val="en-US"/>
        </w:rPr>
        <w:t>62. https://doi.org/10.1016/j.biocon.2010.01.023.</w:t>
      </w:r>
    </w:p>
    <w:p>
      <w:pPr>
        <w:pStyle w:val="Bibliography"/>
        <w:spacing w:line="480" w:lineRule="auto"/>
        <w:rPr>
          <w:rStyle w:val="None"/>
          <w:sz w:val="24"/>
          <w:szCs w:val="24"/>
        </w:rPr>
      </w:pPr>
      <w:r>
        <w:rPr>
          <w:rStyle w:val="None"/>
          <w:sz w:val="24"/>
          <w:szCs w:val="24"/>
          <w:rtl w:val="0"/>
          <w:lang w:val="en-US"/>
        </w:rPr>
        <w:t xml:space="preserve">Ivey, Kathleen N, Margaret Cornwall, Hayley Crowell, Nargol Ghazian, Emmeleia Nix, Malory Owen, Mario Zuliani, Christopher J Lortie, Michael Westphal, and Emily Taylor. 2020. </w:t>
      </w:r>
      <w:r>
        <w:rPr>
          <w:rStyle w:val="None"/>
          <w:sz w:val="24"/>
          <w:szCs w:val="24"/>
          <w:rtl w:val="0"/>
          <w:lang w:val="en-US"/>
        </w:rPr>
        <w:t>“</w:t>
      </w:r>
      <w:r>
        <w:rPr>
          <w:rStyle w:val="None"/>
          <w:sz w:val="24"/>
          <w:szCs w:val="24"/>
          <w:rtl w:val="0"/>
          <w:lang w:val="en-US"/>
        </w:rPr>
        <w:t>Thermal Ecology of the Federally Endangered Blunt-Nosed Leopard Lizard (Gambelia Sila).</w:t>
      </w:r>
      <w:r>
        <w:rPr>
          <w:rStyle w:val="None"/>
          <w:sz w:val="24"/>
          <w:szCs w:val="24"/>
          <w:rtl w:val="0"/>
          <w:lang w:val="en-US"/>
        </w:rPr>
        <w:t xml:space="preserve">” </w:t>
      </w:r>
      <w:r>
        <w:rPr>
          <w:rStyle w:val="None"/>
          <w:sz w:val="24"/>
          <w:szCs w:val="24"/>
          <w:rtl w:val="0"/>
          <w:lang w:val="en-US"/>
        </w:rPr>
        <w:t xml:space="preserve">Edited by Steven Cooke. </w:t>
      </w:r>
      <w:r>
        <w:rPr>
          <w:rStyle w:val="None"/>
          <w:i w:val="1"/>
          <w:iCs w:val="1"/>
          <w:sz w:val="24"/>
          <w:szCs w:val="24"/>
          <w:rtl w:val="0"/>
          <w:lang w:val="en-US"/>
        </w:rPr>
        <w:t>Conservation Physiology</w:t>
      </w:r>
      <w:r>
        <w:rPr>
          <w:rStyle w:val="None"/>
          <w:sz w:val="24"/>
          <w:szCs w:val="24"/>
          <w:rtl w:val="0"/>
          <w:lang w:val="en-US"/>
        </w:rPr>
        <w:t xml:space="preserve"> 8 (1): coaa014. https://doi.org/10.1093/conphys/coaa014.</w:t>
      </w:r>
    </w:p>
    <w:p>
      <w:pPr>
        <w:pStyle w:val="Bibliography"/>
        <w:spacing w:line="480" w:lineRule="auto"/>
        <w:rPr>
          <w:rStyle w:val="None"/>
          <w:sz w:val="24"/>
          <w:szCs w:val="24"/>
        </w:rPr>
      </w:pPr>
      <w:r>
        <w:rPr>
          <w:rStyle w:val="None"/>
          <w:sz w:val="24"/>
          <w:szCs w:val="24"/>
          <w:rtl w:val="0"/>
          <w:lang w:val="en-US"/>
        </w:rPr>
        <w:t xml:space="preserve">Lenth, R, and M Herve. 2019. </w:t>
      </w:r>
      <w:r>
        <w:rPr>
          <w:rStyle w:val="None"/>
          <w:i w:val="1"/>
          <w:iCs w:val="1"/>
          <w:sz w:val="24"/>
          <w:szCs w:val="24"/>
          <w:rtl w:val="0"/>
          <w:lang w:val="en-US"/>
        </w:rPr>
        <w:t>Emmeans, Estimated Marginal Means, Aka Least-Squared Means.</w:t>
      </w:r>
      <w:r>
        <w:rPr>
          <w:rStyle w:val="None"/>
          <w:sz w:val="24"/>
          <w:szCs w:val="24"/>
          <w:rtl w:val="0"/>
          <w:lang w:val="en-US"/>
        </w:rPr>
        <w:t xml:space="preserve"> (version 1.1.2).</w:t>
      </w:r>
    </w:p>
    <w:p>
      <w:pPr>
        <w:pStyle w:val="Bibliography"/>
        <w:spacing w:line="480" w:lineRule="auto"/>
        <w:rPr>
          <w:rStyle w:val="None"/>
          <w:sz w:val="24"/>
          <w:szCs w:val="24"/>
        </w:rPr>
      </w:pPr>
      <w:r>
        <w:rPr>
          <w:rStyle w:val="None"/>
          <w:sz w:val="24"/>
          <w:szCs w:val="24"/>
          <w:rtl w:val="0"/>
          <w:lang w:val="en-US"/>
        </w:rPr>
        <w:t xml:space="preserve">Lortie, Christopher J., Alessandro Filazzola, and Diego A. Sotomayor. 2016. </w:t>
      </w:r>
      <w:r>
        <w:rPr>
          <w:rStyle w:val="None"/>
          <w:sz w:val="24"/>
          <w:szCs w:val="24"/>
          <w:rtl w:val="0"/>
          <w:lang w:val="en-US"/>
        </w:rPr>
        <w:t>“</w:t>
      </w:r>
      <w:r>
        <w:rPr>
          <w:rStyle w:val="None"/>
          <w:sz w:val="24"/>
          <w:szCs w:val="24"/>
          <w:rtl w:val="0"/>
          <w:lang w:val="en-US"/>
        </w:rPr>
        <w:t>Functional Assessment of Animal Interactions with Shrub-Facilitation Complexes: A Formal Synthesis and Conceptual Framework.</w:t>
      </w:r>
      <w:r>
        <w:rPr>
          <w:rStyle w:val="None"/>
          <w:sz w:val="24"/>
          <w:szCs w:val="24"/>
          <w:rtl w:val="0"/>
          <w:lang w:val="en-US"/>
        </w:rPr>
        <w:t xml:space="preserve">” </w:t>
      </w:r>
      <w:r>
        <w:rPr>
          <w:rStyle w:val="None"/>
          <w:sz w:val="24"/>
          <w:szCs w:val="24"/>
          <w:rtl w:val="0"/>
          <w:lang w:val="en-US"/>
        </w:rPr>
        <w:t xml:space="preserve">Edited by Richard Michalet. </w:t>
      </w:r>
      <w:r>
        <w:rPr>
          <w:rStyle w:val="None"/>
          <w:i w:val="1"/>
          <w:iCs w:val="1"/>
          <w:sz w:val="24"/>
          <w:szCs w:val="24"/>
          <w:rtl w:val="0"/>
          <w:lang w:val="en-US"/>
        </w:rPr>
        <w:t>Functional Ecology</w:t>
      </w:r>
      <w:r>
        <w:rPr>
          <w:rStyle w:val="None"/>
          <w:sz w:val="24"/>
          <w:szCs w:val="24"/>
          <w:rtl w:val="0"/>
          <w:lang w:val="en-US"/>
        </w:rPr>
        <w:t xml:space="preserve"> 30 (1): 41</w:t>
      </w:r>
      <w:r>
        <w:rPr>
          <w:rStyle w:val="None"/>
          <w:sz w:val="24"/>
          <w:szCs w:val="24"/>
          <w:rtl w:val="0"/>
          <w:lang w:val="en-US"/>
        </w:rPr>
        <w:t>–</w:t>
      </w:r>
      <w:r>
        <w:rPr>
          <w:rStyle w:val="None"/>
          <w:sz w:val="24"/>
          <w:szCs w:val="24"/>
          <w:rtl w:val="0"/>
          <w:lang w:val="en-US"/>
        </w:rPr>
        <w:t>51. https://doi.org/10.1111/1365-2435.12530.</w:t>
      </w:r>
    </w:p>
    <w:p>
      <w:pPr>
        <w:pStyle w:val="Bibliography"/>
        <w:spacing w:line="480" w:lineRule="auto"/>
        <w:rPr>
          <w:rStyle w:val="None"/>
          <w:sz w:val="24"/>
          <w:szCs w:val="24"/>
        </w:rPr>
      </w:pPr>
      <w:r>
        <w:rPr>
          <w:rStyle w:val="None"/>
          <w:sz w:val="24"/>
          <w:szCs w:val="24"/>
          <w:rtl w:val="0"/>
          <w:lang w:val="en-US"/>
        </w:rPr>
        <w:t xml:space="preserve">Lovich, Jeffrey E., and Joshua R. Ennen. 2011. </w:t>
      </w:r>
      <w:r>
        <w:rPr>
          <w:rStyle w:val="None"/>
          <w:sz w:val="24"/>
          <w:szCs w:val="24"/>
          <w:rtl w:val="0"/>
          <w:lang w:val="en-US"/>
        </w:rPr>
        <w:t>“</w:t>
      </w:r>
      <w:r>
        <w:rPr>
          <w:rStyle w:val="None"/>
          <w:sz w:val="24"/>
          <w:szCs w:val="24"/>
          <w:rtl w:val="0"/>
          <w:lang w:val="en-US"/>
        </w:rPr>
        <w:t>Wildlife Conservation and Solar Energy Development in the Desert Southwest, United States.</w:t>
      </w:r>
      <w:r>
        <w:rPr>
          <w:rStyle w:val="None"/>
          <w:sz w:val="24"/>
          <w:szCs w:val="24"/>
          <w:rtl w:val="0"/>
          <w:lang w:val="en-US"/>
        </w:rPr>
        <w:t xml:space="preserve">” </w:t>
      </w:r>
      <w:r>
        <w:rPr>
          <w:rStyle w:val="None"/>
          <w:i w:val="1"/>
          <w:iCs w:val="1"/>
          <w:sz w:val="24"/>
          <w:szCs w:val="24"/>
          <w:rtl w:val="0"/>
          <w:lang w:val="en-US"/>
        </w:rPr>
        <w:t>BioScience</w:t>
      </w:r>
      <w:r>
        <w:rPr>
          <w:rStyle w:val="None"/>
          <w:sz w:val="24"/>
          <w:szCs w:val="24"/>
          <w:rtl w:val="0"/>
          <w:lang w:val="en-US"/>
        </w:rPr>
        <w:t xml:space="preserve"> 61 (12): 982</w:t>
      </w:r>
      <w:r>
        <w:rPr>
          <w:rStyle w:val="None"/>
          <w:sz w:val="24"/>
          <w:szCs w:val="24"/>
          <w:rtl w:val="0"/>
          <w:lang w:val="en-US"/>
        </w:rPr>
        <w:t>–</w:t>
      </w:r>
      <w:r>
        <w:rPr>
          <w:rStyle w:val="None"/>
          <w:sz w:val="24"/>
          <w:szCs w:val="24"/>
          <w:rtl w:val="0"/>
          <w:lang w:val="en-US"/>
        </w:rPr>
        <w:t>92. https://doi.org/10.1525/bio.2011.61.12.8.</w:t>
      </w:r>
    </w:p>
    <w:p>
      <w:pPr>
        <w:pStyle w:val="Bibliography"/>
        <w:spacing w:line="480" w:lineRule="auto"/>
        <w:rPr>
          <w:rStyle w:val="None"/>
          <w:sz w:val="24"/>
          <w:szCs w:val="24"/>
        </w:rPr>
      </w:pPr>
      <w:r>
        <w:rPr>
          <w:rStyle w:val="None"/>
          <w:sz w:val="24"/>
          <w:szCs w:val="24"/>
          <w:rtl w:val="0"/>
          <w:lang w:val="en-US"/>
        </w:rPr>
        <w:t>Marion, G.M., G.H.R. Henry, D.W. Freckman, J. Johnstone, G. Jones, M.H. Jones, E. L</w:t>
      </w:r>
      <w:r>
        <w:rPr>
          <w:rStyle w:val="None"/>
          <w:sz w:val="24"/>
          <w:szCs w:val="24"/>
          <w:rtl w:val="0"/>
          <w:lang w:val="en-US"/>
        </w:rPr>
        <w:t>é</w:t>
      </w:r>
      <w:r>
        <w:rPr>
          <w:rStyle w:val="None"/>
          <w:sz w:val="24"/>
          <w:szCs w:val="24"/>
          <w:rtl w:val="0"/>
          <w:lang w:val="en-US"/>
        </w:rPr>
        <w:t xml:space="preserve">vesque, et al. 1997. </w:t>
      </w:r>
      <w:r>
        <w:rPr>
          <w:rStyle w:val="None"/>
          <w:sz w:val="24"/>
          <w:szCs w:val="24"/>
          <w:rtl w:val="0"/>
          <w:lang w:val="en-US"/>
        </w:rPr>
        <w:t>“</w:t>
      </w:r>
      <w:r>
        <w:rPr>
          <w:rStyle w:val="None"/>
          <w:sz w:val="24"/>
          <w:szCs w:val="24"/>
          <w:rtl w:val="0"/>
          <w:lang w:val="en-US"/>
        </w:rPr>
        <w:t>Open-Top Designs for Manipulating Field Temperature in High-Latitude Ecosystems.</w:t>
      </w:r>
      <w:r>
        <w:rPr>
          <w:rStyle w:val="None"/>
          <w:sz w:val="24"/>
          <w:szCs w:val="24"/>
          <w:rtl w:val="0"/>
          <w:lang w:val="en-US"/>
        </w:rPr>
        <w:t xml:space="preserve">” </w:t>
      </w:r>
      <w:r>
        <w:rPr>
          <w:rStyle w:val="None"/>
          <w:i w:val="1"/>
          <w:iCs w:val="1"/>
          <w:sz w:val="24"/>
          <w:szCs w:val="24"/>
          <w:rtl w:val="0"/>
          <w:lang w:val="en-US"/>
        </w:rPr>
        <w:t>Global Change Biology</w:t>
      </w:r>
      <w:r>
        <w:rPr>
          <w:rStyle w:val="None"/>
          <w:sz w:val="24"/>
          <w:szCs w:val="24"/>
          <w:rtl w:val="0"/>
          <w:lang w:val="en-US"/>
        </w:rPr>
        <w:t xml:space="preserve"> 3 (S1): 20</w:t>
      </w:r>
      <w:r>
        <w:rPr>
          <w:rStyle w:val="None"/>
          <w:sz w:val="24"/>
          <w:szCs w:val="24"/>
          <w:rtl w:val="0"/>
          <w:lang w:val="en-US"/>
        </w:rPr>
        <w:t>–</w:t>
      </w:r>
      <w:r>
        <w:rPr>
          <w:rStyle w:val="None"/>
          <w:sz w:val="24"/>
          <w:szCs w:val="24"/>
          <w:rtl w:val="0"/>
          <w:lang w:val="en-US"/>
        </w:rPr>
        <w:t>32. https://doi.org/10.1111/j.1365-2486.1997.gcb136.x.</w:t>
      </w:r>
    </w:p>
    <w:p>
      <w:pPr>
        <w:pStyle w:val="Bibliography"/>
        <w:spacing w:line="480" w:lineRule="auto"/>
        <w:rPr>
          <w:rStyle w:val="None"/>
          <w:sz w:val="24"/>
          <w:szCs w:val="24"/>
        </w:rPr>
      </w:pPr>
      <w:r>
        <w:rPr>
          <w:rStyle w:val="None"/>
          <w:sz w:val="24"/>
          <w:szCs w:val="24"/>
          <w:rtl w:val="0"/>
          <w:lang w:val="en-US"/>
        </w:rPr>
        <w:t xml:space="preserve">Midgley, G.F., L. Hannah, D. Millar, M.C. Rutherford, and L.W. Powrie. 2002. </w:t>
      </w:r>
      <w:r>
        <w:rPr>
          <w:rStyle w:val="None"/>
          <w:sz w:val="24"/>
          <w:szCs w:val="24"/>
          <w:rtl w:val="0"/>
          <w:lang w:val="en-US"/>
        </w:rPr>
        <w:t>“</w:t>
      </w:r>
      <w:r>
        <w:rPr>
          <w:rStyle w:val="None"/>
          <w:sz w:val="24"/>
          <w:szCs w:val="24"/>
          <w:rtl w:val="0"/>
          <w:lang w:val="en-US"/>
        </w:rPr>
        <w:t>Assessing the Vulnerability of Species Richness to Anthropogenic Climate Change in a Biodiversity Hotspot.</w:t>
      </w:r>
      <w:r>
        <w:rPr>
          <w:rStyle w:val="None"/>
          <w:sz w:val="24"/>
          <w:szCs w:val="24"/>
          <w:rtl w:val="0"/>
          <w:lang w:val="en-US"/>
        </w:rPr>
        <w:t xml:space="preserve">” </w:t>
      </w:r>
      <w:r>
        <w:rPr>
          <w:rStyle w:val="None"/>
          <w:i w:val="1"/>
          <w:iCs w:val="1"/>
          <w:sz w:val="24"/>
          <w:szCs w:val="24"/>
          <w:rtl w:val="0"/>
          <w:lang w:val="en-US"/>
        </w:rPr>
        <w:t>Global Ecology and Biogeography</w:t>
      </w:r>
      <w:r>
        <w:rPr>
          <w:rStyle w:val="None"/>
          <w:sz w:val="24"/>
          <w:szCs w:val="24"/>
          <w:rtl w:val="0"/>
          <w:lang w:val="en-US"/>
        </w:rPr>
        <w:t xml:space="preserve"> 11 (6): 445</w:t>
      </w:r>
      <w:r>
        <w:rPr>
          <w:rStyle w:val="None"/>
          <w:sz w:val="24"/>
          <w:szCs w:val="24"/>
          <w:rtl w:val="0"/>
          <w:lang w:val="en-US"/>
        </w:rPr>
        <w:t>–</w:t>
      </w:r>
      <w:r>
        <w:rPr>
          <w:rStyle w:val="None"/>
          <w:sz w:val="24"/>
          <w:szCs w:val="24"/>
          <w:rtl w:val="0"/>
          <w:lang w:val="en-US"/>
        </w:rPr>
        <w:t>51. https://doi.org/10.1046/j.1466-822X.2002.00307.x.</w:t>
      </w:r>
    </w:p>
    <w:p>
      <w:pPr>
        <w:pStyle w:val="Bibliography"/>
        <w:spacing w:line="480" w:lineRule="auto"/>
        <w:rPr>
          <w:rStyle w:val="None"/>
          <w:sz w:val="24"/>
          <w:szCs w:val="24"/>
        </w:rPr>
      </w:pPr>
      <w:r>
        <w:rPr>
          <w:rStyle w:val="None"/>
          <w:sz w:val="24"/>
          <w:szCs w:val="24"/>
          <w:rtl w:val="0"/>
          <w:lang w:val="en-US"/>
        </w:rPr>
        <w:t xml:space="preserve">Morris, M.G. 2000. </w:t>
      </w:r>
      <w:r>
        <w:rPr>
          <w:rStyle w:val="None"/>
          <w:sz w:val="24"/>
          <w:szCs w:val="24"/>
          <w:rtl w:val="0"/>
          <w:lang w:val="en-US"/>
        </w:rPr>
        <w:t>“</w:t>
      </w:r>
      <w:r>
        <w:rPr>
          <w:rStyle w:val="None"/>
          <w:sz w:val="24"/>
          <w:szCs w:val="24"/>
          <w:rtl w:val="0"/>
          <w:lang w:val="en-US"/>
        </w:rPr>
        <w:t>The Effects of Structure and Its Dynamics on the Ecology and Conservation of Arthropods in British Grasslands.</w:t>
      </w:r>
      <w:r>
        <w:rPr>
          <w:rStyle w:val="None"/>
          <w:sz w:val="24"/>
          <w:szCs w:val="24"/>
          <w:rtl w:val="0"/>
          <w:lang w:val="en-US"/>
        </w:rPr>
        <w:t xml:space="preserve">” </w:t>
      </w:r>
      <w:r>
        <w:rPr>
          <w:rStyle w:val="None"/>
          <w:i w:val="1"/>
          <w:iCs w:val="1"/>
          <w:sz w:val="24"/>
          <w:szCs w:val="24"/>
          <w:rtl w:val="0"/>
          <w:lang w:val="en-US"/>
        </w:rPr>
        <w:t>Biological Conservation</w:t>
      </w:r>
      <w:r>
        <w:rPr>
          <w:rStyle w:val="None"/>
          <w:sz w:val="24"/>
          <w:szCs w:val="24"/>
          <w:rtl w:val="0"/>
          <w:lang w:val="en-US"/>
        </w:rPr>
        <w:t xml:space="preserve"> 95 (2): 129</w:t>
      </w:r>
      <w:r>
        <w:rPr>
          <w:rStyle w:val="None"/>
          <w:sz w:val="24"/>
          <w:szCs w:val="24"/>
          <w:rtl w:val="0"/>
          <w:lang w:val="en-US"/>
        </w:rPr>
        <w:t>–</w:t>
      </w:r>
      <w:r>
        <w:rPr>
          <w:rStyle w:val="None"/>
          <w:sz w:val="24"/>
          <w:szCs w:val="24"/>
          <w:rtl w:val="0"/>
          <w:lang w:val="en-US"/>
        </w:rPr>
        <w:t>42. https://doi.org/10.1016/S0006-3207(00)00028-8.</w:t>
      </w:r>
    </w:p>
    <w:p>
      <w:pPr>
        <w:pStyle w:val="Bibliography"/>
        <w:spacing w:line="480" w:lineRule="auto"/>
        <w:rPr>
          <w:rStyle w:val="None"/>
          <w:sz w:val="24"/>
          <w:szCs w:val="24"/>
        </w:rPr>
      </w:pPr>
      <w:r>
        <w:rPr>
          <w:rStyle w:val="None"/>
          <w:sz w:val="24"/>
          <w:szCs w:val="24"/>
          <w:rtl w:val="0"/>
          <w:lang w:val="en-US"/>
        </w:rPr>
        <w:t>Nopper, Joachim, Jana C. Riemann, Katja Brinkmann, Mark-Oliver R</w:t>
      </w:r>
      <w:r>
        <w:rPr>
          <w:rStyle w:val="None"/>
          <w:sz w:val="24"/>
          <w:szCs w:val="24"/>
          <w:rtl w:val="0"/>
          <w:lang w:val="en-US"/>
        </w:rPr>
        <w:t>ö</w:t>
      </w:r>
      <w:r>
        <w:rPr>
          <w:rStyle w:val="None"/>
          <w:sz w:val="24"/>
          <w:szCs w:val="24"/>
          <w:rtl w:val="0"/>
          <w:lang w:val="en-US"/>
        </w:rPr>
        <w:t>del, and J</w:t>
      </w:r>
      <w:r>
        <w:rPr>
          <w:rStyle w:val="None"/>
          <w:sz w:val="24"/>
          <w:szCs w:val="24"/>
          <w:rtl w:val="0"/>
          <w:lang w:val="en-US"/>
        </w:rPr>
        <w:t>ö</w:t>
      </w:r>
      <w:r>
        <w:rPr>
          <w:rStyle w:val="None"/>
          <w:sz w:val="24"/>
          <w:szCs w:val="24"/>
          <w:rtl w:val="0"/>
          <w:lang w:val="en-US"/>
        </w:rPr>
        <w:t xml:space="preserve">rg U. Ganzhorn. 2018. </w:t>
      </w:r>
      <w:r>
        <w:rPr>
          <w:rStyle w:val="None"/>
          <w:sz w:val="24"/>
          <w:szCs w:val="24"/>
          <w:rtl w:val="0"/>
          <w:lang w:val="en-US"/>
        </w:rPr>
        <w:t>“</w:t>
      </w:r>
      <w:r>
        <w:rPr>
          <w:rStyle w:val="None"/>
          <w:sz w:val="24"/>
          <w:szCs w:val="24"/>
          <w:rtl w:val="0"/>
          <w:lang w:val="en-US"/>
        </w:rPr>
        <w:t xml:space="preserve">Differences in Land Cover </w:t>
      </w:r>
      <w:r>
        <w:rPr>
          <w:rStyle w:val="None"/>
          <w:sz w:val="24"/>
          <w:szCs w:val="24"/>
          <w:rtl w:val="0"/>
          <w:lang w:val="en-US"/>
        </w:rPr>
        <w:t xml:space="preserve">– </w:t>
      </w:r>
      <w:r>
        <w:rPr>
          <w:rStyle w:val="None"/>
          <w:sz w:val="24"/>
          <w:szCs w:val="24"/>
          <w:rtl w:val="0"/>
          <w:lang w:val="en-US"/>
        </w:rPr>
        <w:t>Biodiversity Relationships Complicate the Assignment of Conservation Values in Human-Used Landscapes.</w:t>
      </w:r>
      <w:r>
        <w:rPr>
          <w:rStyle w:val="None"/>
          <w:sz w:val="24"/>
          <w:szCs w:val="24"/>
          <w:rtl w:val="0"/>
          <w:lang w:val="en-US"/>
        </w:rPr>
        <w:t xml:space="preserve">” </w:t>
      </w:r>
      <w:r>
        <w:rPr>
          <w:rStyle w:val="None"/>
          <w:i w:val="1"/>
          <w:iCs w:val="1"/>
          <w:sz w:val="24"/>
          <w:szCs w:val="24"/>
          <w:rtl w:val="0"/>
          <w:lang w:val="en-US"/>
        </w:rPr>
        <w:t>Ecological Indicators</w:t>
      </w:r>
      <w:r>
        <w:rPr>
          <w:rStyle w:val="None"/>
          <w:sz w:val="24"/>
          <w:szCs w:val="24"/>
          <w:rtl w:val="0"/>
          <w:lang w:val="en-US"/>
        </w:rPr>
        <w:t xml:space="preserve"> 90 (July): 112</w:t>
      </w:r>
      <w:r>
        <w:rPr>
          <w:rStyle w:val="None"/>
          <w:sz w:val="24"/>
          <w:szCs w:val="24"/>
          <w:rtl w:val="0"/>
          <w:lang w:val="en-US"/>
        </w:rPr>
        <w:t>–</w:t>
      </w:r>
      <w:r>
        <w:rPr>
          <w:rStyle w:val="None"/>
          <w:sz w:val="24"/>
          <w:szCs w:val="24"/>
          <w:rtl w:val="0"/>
          <w:lang w:val="en-US"/>
        </w:rPr>
        <w:t>19. https://doi.org/10.1016/j.ecolind.2018.02.004.</w:t>
      </w:r>
    </w:p>
    <w:p>
      <w:pPr>
        <w:pStyle w:val="Bibliography"/>
        <w:spacing w:line="480" w:lineRule="auto"/>
        <w:rPr>
          <w:rStyle w:val="None"/>
          <w:sz w:val="24"/>
          <w:szCs w:val="24"/>
        </w:rPr>
      </w:pPr>
      <w:r>
        <w:rPr>
          <w:rStyle w:val="None"/>
          <w:sz w:val="24"/>
          <w:szCs w:val="24"/>
          <w:rtl w:val="0"/>
          <w:lang w:val="en-US"/>
        </w:rPr>
        <w:t xml:space="preserve">Parmenter, Robert R., and James A. MacMahon. 1983. </w:t>
      </w:r>
      <w:r>
        <w:rPr>
          <w:rStyle w:val="None"/>
          <w:sz w:val="24"/>
          <w:szCs w:val="24"/>
          <w:rtl w:val="0"/>
          <w:lang w:val="en-US"/>
        </w:rPr>
        <w:t>“</w:t>
      </w:r>
      <w:r>
        <w:rPr>
          <w:rStyle w:val="None"/>
          <w:sz w:val="24"/>
          <w:szCs w:val="24"/>
          <w:rtl w:val="0"/>
          <w:lang w:val="en-US"/>
        </w:rPr>
        <w:t>Factors Determining the Abundance and Distribution of Rodents in a Shrub-Steppe Ecosystem: The Role of Shrubs.</w:t>
      </w:r>
      <w:r>
        <w:rPr>
          <w:rStyle w:val="None"/>
          <w:sz w:val="24"/>
          <w:szCs w:val="24"/>
          <w:rtl w:val="0"/>
          <w:lang w:val="en-US"/>
        </w:rPr>
        <w:t xml:space="preserve">” </w:t>
      </w:r>
      <w:r>
        <w:rPr>
          <w:rStyle w:val="None"/>
          <w:i w:val="1"/>
          <w:iCs w:val="1"/>
          <w:sz w:val="24"/>
          <w:szCs w:val="24"/>
          <w:rtl w:val="0"/>
          <w:lang w:val="en-US"/>
        </w:rPr>
        <w:t>Oecologia</w:t>
      </w:r>
      <w:r>
        <w:rPr>
          <w:rStyle w:val="None"/>
          <w:sz w:val="24"/>
          <w:szCs w:val="24"/>
          <w:rtl w:val="0"/>
          <w:lang w:val="en-US"/>
        </w:rPr>
        <w:t xml:space="preserve"> 59 (2</w:t>
      </w:r>
      <w:r>
        <w:rPr>
          <w:rStyle w:val="None"/>
          <w:sz w:val="24"/>
          <w:szCs w:val="24"/>
          <w:rtl w:val="0"/>
          <w:lang w:val="en-US"/>
        </w:rPr>
        <w:t>–</w:t>
      </w:r>
      <w:r>
        <w:rPr>
          <w:rStyle w:val="None"/>
          <w:sz w:val="24"/>
          <w:szCs w:val="24"/>
          <w:rtl w:val="0"/>
          <w:lang w:val="en-US"/>
        </w:rPr>
        <w:t>3): 145</w:t>
      </w:r>
      <w:r>
        <w:rPr>
          <w:rStyle w:val="None"/>
          <w:sz w:val="24"/>
          <w:szCs w:val="24"/>
          <w:rtl w:val="0"/>
          <w:lang w:val="en-US"/>
        </w:rPr>
        <w:t>–</w:t>
      </w:r>
      <w:r>
        <w:rPr>
          <w:rStyle w:val="None"/>
          <w:sz w:val="24"/>
          <w:szCs w:val="24"/>
          <w:rtl w:val="0"/>
          <w:lang w:val="en-US"/>
        </w:rPr>
        <w:t>56. https://doi.org/10.1007/BF00378831.</w:t>
      </w:r>
    </w:p>
    <w:p>
      <w:pPr>
        <w:pStyle w:val="Bibliography"/>
        <w:spacing w:line="480" w:lineRule="auto"/>
        <w:rPr>
          <w:rStyle w:val="None"/>
          <w:sz w:val="24"/>
          <w:szCs w:val="24"/>
        </w:rPr>
      </w:pPr>
      <w:r>
        <w:rPr>
          <w:rStyle w:val="None"/>
          <w:sz w:val="24"/>
          <w:szCs w:val="24"/>
          <w:rtl w:val="0"/>
          <w:lang w:val="en-US"/>
        </w:rPr>
        <w:t xml:space="preserve">Pasqualetti, Martin J. 2001. </w:t>
      </w:r>
      <w:r>
        <w:rPr>
          <w:rStyle w:val="None"/>
          <w:sz w:val="24"/>
          <w:szCs w:val="24"/>
          <w:rtl w:val="0"/>
          <w:lang w:val="en-US"/>
        </w:rPr>
        <w:t>“</w:t>
      </w:r>
      <w:r>
        <w:rPr>
          <w:rStyle w:val="None"/>
          <w:sz w:val="24"/>
          <w:szCs w:val="24"/>
          <w:rtl w:val="0"/>
          <w:lang w:val="en-US"/>
        </w:rPr>
        <w:t>Wind Energy Landscapes: Society and Technology in the California Desert.</w:t>
      </w:r>
      <w:r>
        <w:rPr>
          <w:rStyle w:val="None"/>
          <w:sz w:val="24"/>
          <w:szCs w:val="24"/>
          <w:rtl w:val="0"/>
          <w:lang w:val="en-US"/>
        </w:rPr>
        <w:t xml:space="preserve">” </w:t>
      </w:r>
      <w:r>
        <w:rPr>
          <w:rStyle w:val="None"/>
          <w:i w:val="1"/>
          <w:iCs w:val="1"/>
          <w:sz w:val="24"/>
          <w:szCs w:val="24"/>
          <w:rtl w:val="0"/>
          <w:lang w:val="en-US"/>
        </w:rPr>
        <w:t>Society &amp; Natural Resources</w:t>
      </w:r>
      <w:r>
        <w:rPr>
          <w:rStyle w:val="None"/>
          <w:sz w:val="24"/>
          <w:szCs w:val="24"/>
          <w:rtl w:val="0"/>
          <w:lang w:val="en-US"/>
        </w:rPr>
        <w:t xml:space="preserve"> 14 (8): 689</w:t>
      </w:r>
      <w:r>
        <w:rPr>
          <w:rStyle w:val="None"/>
          <w:sz w:val="24"/>
          <w:szCs w:val="24"/>
          <w:rtl w:val="0"/>
          <w:lang w:val="en-US"/>
        </w:rPr>
        <w:t>–</w:t>
      </w:r>
      <w:r>
        <w:rPr>
          <w:rStyle w:val="None"/>
          <w:sz w:val="24"/>
          <w:szCs w:val="24"/>
          <w:rtl w:val="0"/>
          <w:lang w:val="en-US"/>
        </w:rPr>
        <w:t>99. https://doi.org/10.1080/08941920117490.</w:t>
      </w:r>
    </w:p>
    <w:p>
      <w:pPr>
        <w:pStyle w:val="Bibliography"/>
        <w:spacing w:line="480" w:lineRule="auto"/>
        <w:rPr>
          <w:rStyle w:val="None"/>
          <w:sz w:val="24"/>
          <w:szCs w:val="24"/>
        </w:rPr>
      </w:pPr>
      <w:r>
        <w:rPr>
          <w:rStyle w:val="None"/>
          <w:sz w:val="24"/>
          <w:szCs w:val="24"/>
          <w:rtl w:val="0"/>
          <w:lang w:val="en-US"/>
        </w:rPr>
        <w:t xml:space="preserve">R Core Team. 2020. </w:t>
      </w:r>
      <w:r>
        <w:rPr>
          <w:rStyle w:val="None"/>
          <w:i w:val="1"/>
          <w:iCs w:val="1"/>
          <w:sz w:val="24"/>
          <w:szCs w:val="24"/>
          <w:rtl w:val="0"/>
          <w:lang w:val="en-US"/>
        </w:rPr>
        <w:t>R</w:t>
      </w:r>
      <w:r>
        <w:rPr>
          <w:rStyle w:val="None"/>
          <w:sz w:val="24"/>
          <w:szCs w:val="24"/>
          <w:rtl w:val="0"/>
          <w:lang w:val="en-US"/>
        </w:rPr>
        <w:t xml:space="preserve"> (version 3.6.1).</w:t>
      </w:r>
    </w:p>
    <w:p>
      <w:pPr>
        <w:pStyle w:val="Bibliography"/>
        <w:spacing w:line="480" w:lineRule="auto"/>
        <w:rPr>
          <w:rStyle w:val="None"/>
          <w:sz w:val="24"/>
          <w:szCs w:val="24"/>
        </w:rPr>
      </w:pPr>
      <w:r>
        <w:rPr>
          <w:rStyle w:val="None"/>
          <w:sz w:val="24"/>
          <w:szCs w:val="24"/>
          <w:rtl w:val="0"/>
          <w:lang w:val="en-US"/>
        </w:rPr>
        <w:t xml:space="preserve">Richards, Shane A., Mark J. Whittingham, and Philip A. Stephens. 2011. </w:t>
      </w:r>
      <w:r>
        <w:rPr>
          <w:rStyle w:val="None"/>
          <w:sz w:val="24"/>
          <w:szCs w:val="24"/>
          <w:rtl w:val="0"/>
          <w:lang w:val="en-US"/>
        </w:rPr>
        <w:t>“</w:t>
      </w:r>
      <w:r>
        <w:rPr>
          <w:rStyle w:val="None"/>
          <w:sz w:val="24"/>
          <w:szCs w:val="24"/>
          <w:rtl w:val="0"/>
          <w:lang w:val="en-US"/>
        </w:rPr>
        <w:t>Model Selection and Model Averaging in Behavioural Ecology: The Utility of the IT-AIC Framework.</w:t>
      </w:r>
      <w:r>
        <w:rPr>
          <w:rStyle w:val="None"/>
          <w:sz w:val="24"/>
          <w:szCs w:val="24"/>
          <w:rtl w:val="0"/>
          <w:lang w:val="en-US"/>
        </w:rPr>
        <w:t xml:space="preserve">” </w:t>
      </w:r>
      <w:r>
        <w:rPr>
          <w:rStyle w:val="None"/>
          <w:i w:val="1"/>
          <w:iCs w:val="1"/>
          <w:sz w:val="24"/>
          <w:szCs w:val="24"/>
          <w:rtl w:val="0"/>
          <w:lang w:val="en-US"/>
        </w:rPr>
        <w:t>Behavioral Ecology and Sociobiology</w:t>
      </w:r>
      <w:r>
        <w:rPr>
          <w:rStyle w:val="None"/>
          <w:sz w:val="24"/>
          <w:szCs w:val="24"/>
          <w:rtl w:val="0"/>
          <w:lang w:val="en-US"/>
        </w:rPr>
        <w:t xml:space="preserve"> 65 (1): 77</w:t>
      </w:r>
      <w:r>
        <w:rPr>
          <w:rStyle w:val="None"/>
          <w:sz w:val="24"/>
          <w:szCs w:val="24"/>
          <w:rtl w:val="0"/>
          <w:lang w:val="en-US"/>
        </w:rPr>
        <w:t>–</w:t>
      </w:r>
      <w:r>
        <w:rPr>
          <w:rStyle w:val="None"/>
          <w:sz w:val="24"/>
          <w:szCs w:val="24"/>
          <w:rtl w:val="0"/>
          <w:lang w:val="en-US"/>
        </w:rPr>
        <w:t>89. https://doi.org/10.1007/s00265-010-1035-8.</w:t>
      </w:r>
    </w:p>
    <w:p>
      <w:pPr>
        <w:pStyle w:val="Bibliography"/>
        <w:spacing w:line="480" w:lineRule="auto"/>
        <w:rPr>
          <w:rStyle w:val="None"/>
          <w:sz w:val="24"/>
          <w:szCs w:val="24"/>
        </w:rPr>
      </w:pPr>
      <w:r>
        <w:rPr>
          <w:rStyle w:val="None"/>
          <w:sz w:val="24"/>
          <w:szCs w:val="24"/>
          <w:rtl w:val="0"/>
          <w:lang w:val="en-US"/>
        </w:rPr>
        <w:t>Sch</w:t>
      </w:r>
      <w:r>
        <w:rPr>
          <w:rStyle w:val="None"/>
          <w:sz w:val="24"/>
          <w:szCs w:val="24"/>
          <w:rtl w:val="0"/>
          <w:lang w:val="en-US"/>
        </w:rPr>
        <w:t>ü</w:t>
      </w:r>
      <w:r>
        <w:rPr>
          <w:rStyle w:val="None"/>
          <w:sz w:val="24"/>
          <w:szCs w:val="24"/>
          <w:rtl w:val="0"/>
          <w:lang w:val="en-US"/>
        </w:rPr>
        <w:t xml:space="preserve">tzenmeister, A., U. Jensen, and H.-P. Piepho. 2012. </w:t>
      </w:r>
      <w:r>
        <w:rPr>
          <w:rStyle w:val="None"/>
          <w:sz w:val="24"/>
          <w:szCs w:val="24"/>
          <w:rtl w:val="0"/>
          <w:lang w:val="en-US"/>
        </w:rPr>
        <w:t>“</w:t>
      </w:r>
      <w:r>
        <w:rPr>
          <w:rStyle w:val="None"/>
          <w:sz w:val="24"/>
          <w:szCs w:val="24"/>
          <w:rtl w:val="0"/>
          <w:lang w:val="en-US"/>
        </w:rPr>
        <w:t>Checking Normality and Homoscedasticity in the General Linear Model Using Diagnostic Plots.</w:t>
      </w:r>
      <w:r>
        <w:rPr>
          <w:rStyle w:val="None"/>
          <w:sz w:val="24"/>
          <w:szCs w:val="24"/>
          <w:rtl w:val="0"/>
          <w:lang w:val="en-US"/>
        </w:rPr>
        <w:t xml:space="preserve">” </w:t>
      </w:r>
      <w:r>
        <w:rPr>
          <w:rStyle w:val="None"/>
          <w:i w:val="1"/>
          <w:iCs w:val="1"/>
          <w:sz w:val="24"/>
          <w:szCs w:val="24"/>
          <w:rtl w:val="0"/>
          <w:lang w:val="en-US"/>
        </w:rPr>
        <w:t>Communications in Statistics - Simulation and Computation</w:t>
      </w:r>
      <w:r>
        <w:rPr>
          <w:rStyle w:val="None"/>
          <w:sz w:val="24"/>
          <w:szCs w:val="24"/>
          <w:rtl w:val="0"/>
          <w:lang w:val="en-US"/>
        </w:rPr>
        <w:t xml:space="preserve"> 41 (2): 141</w:t>
      </w:r>
      <w:r>
        <w:rPr>
          <w:rStyle w:val="None"/>
          <w:sz w:val="24"/>
          <w:szCs w:val="24"/>
          <w:rtl w:val="0"/>
          <w:lang w:val="en-US"/>
        </w:rPr>
        <w:t>–</w:t>
      </w:r>
      <w:r>
        <w:rPr>
          <w:rStyle w:val="None"/>
          <w:sz w:val="24"/>
          <w:szCs w:val="24"/>
          <w:rtl w:val="0"/>
          <w:lang w:val="en-US"/>
        </w:rPr>
        <w:t>54. https://doi.org/10.1080/03610918.2011.582560.</w:t>
      </w:r>
    </w:p>
    <w:p>
      <w:pPr>
        <w:pStyle w:val="Bibliography"/>
        <w:spacing w:line="480" w:lineRule="auto"/>
        <w:rPr>
          <w:rStyle w:val="None"/>
          <w:sz w:val="24"/>
          <w:szCs w:val="24"/>
        </w:rPr>
      </w:pPr>
      <w:r>
        <w:rPr>
          <w:rStyle w:val="None"/>
          <w:sz w:val="24"/>
          <w:szCs w:val="24"/>
          <w:rtl w:val="0"/>
          <w:lang w:val="en-US"/>
        </w:rPr>
        <w:t xml:space="preserve">Stuart, John David, and John O. Sawyer. 2001. </w:t>
      </w:r>
      <w:r>
        <w:rPr>
          <w:rStyle w:val="None"/>
          <w:i w:val="1"/>
          <w:iCs w:val="1"/>
          <w:sz w:val="24"/>
          <w:szCs w:val="24"/>
          <w:rtl w:val="0"/>
          <w:lang w:val="en-US"/>
        </w:rPr>
        <w:t>Trees and Shrubs of California</w:t>
      </w:r>
      <w:r>
        <w:rPr>
          <w:rStyle w:val="None"/>
          <w:sz w:val="24"/>
          <w:szCs w:val="24"/>
          <w:rtl w:val="0"/>
          <w:lang w:val="en-US"/>
        </w:rPr>
        <w:t>. California Natural History Guides 62. Berkeley: University of California Press.</w:t>
      </w:r>
    </w:p>
    <w:p>
      <w:pPr>
        <w:pStyle w:val="Bibliography"/>
        <w:spacing w:line="480" w:lineRule="auto"/>
        <w:rPr>
          <w:rStyle w:val="None"/>
          <w:sz w:val="24"/>
          <w:szCs w:val="24"/>
        </w:rPr>
      </w:pPr>
      <w:r>
        <w:rPr>
          <w:rStyle w:val="None"/>
          <w:sz w:val="24"/>
          <w:szCs w:val="24"/>
          <w:rtl w:val="0"/>
          <w:lang w:val="en-US"/>
        </w:rPr>
        <w:t xml:space="preserve">Szwagrzyk, Jerzy, Janusz Szewczyk, and Jan Bodziarczyk. 2001. </w:t>
      </w:r>
      <w:r>
        <w:rPr>
          <w:rStyle w:val="None"/>
          <w:sz w:val="24"/>
          <w:szCs w:val="24"/>
          <w:rtl w:val="0"/>
          <w:lang w:val="en-US"/>
        </w:rPr>
        <w:t>“</w:t>
      </w:r>
      <w:r>
        <w:rPr>
          <w:rStyle w:val="None"/>
          <w:sz w:val="24"/>
          <w:szCs w:val="24"/>
          <w:rtl w:val="0"/>
          <w:lang w:val="en-US"/>
        </w:rPr>
        <w:t>Dynamics of Seedling Banks in Beech Forest: Results of a 10-Year Study on Germination, Growth and Survival.</w:t>
      </w:r>
      <w:r>
        <w:rPr>
          <w:rStyle w:val="None"/>
          <w:sz w:val="24"/>
          <w:szCs w:val="24"/>
          <w:rtl w:val="0"/>
          <w:lang w:val="en-US"/>
        </w:rPr>
        <w:t xml:space="preserve">” </w:t>
      </w:r>
      <w:r>
        <w:rPr>
          <w:rStyle w:val="None"/>
          <w:i w:val="1"/>
          <w:iCs w:val="1"/>
          <w:sz w:val="24"/>
          <w:szCs w:val="24"/>
          <w:rtl w:val="0"/>
          <w:lang w:val="en-US"/>
        </w:rPr>
        <w:t>Forest Ecology and Management</w:t>
      </w:r>
      <w:r>
        <w:rPr>
          <w:rStyle w:val="None"/>
          <w:sz w:val="24"/>
          <w:szCs w:val="24"/>
          <w:rtl w:val="0"/>
          <w:lang w:val="en-US"/>
        </w:rPr>
        <w:t xml:space="preserve"> 141 (3): 237</w:t>
      </w:r>
      <w:r>
        <w:rPr>
          <w:rStyle w:val="None"/>
          <w:sz w:val="24"/>
          <w:szCs w:val="24"/>
          <w:rtl w:val="0"/>
          <w:lang w:val="en-US"/>
        </w:rPr>
        <w:t>–</w:t>
      </w:r>
      <w:r>
        <w:rPr>
          <w:rStyle w:val="None"/>
          <w:sz w:val="24"/>
          <w:szCs w:val="24"/>
          <w:rtl w:val="0"/>
          <w:lang w:val="en-US"/>
        </w:rPr>
        <w:t>50. https://doi.org/10.1016/S0378-1127(00)00332-7.</w:t>
      </w:r>
    </w:p>
    <w:p>
      <w:pPr>
        <w:pStyle w:val="Bibliography"/>
        <w:spacing w:line="480" w:lineRule="auto"/>
        <w:rPr>
          <w:rStyle w:val="None"/>
          <w:sz w:val="24"/>
          <w:szCs w:val="24"/>
        </w:rPr>
      </w:pPr>
      <w:r>
        <w:rPr>
          <w:rStyle w:val="None"/>
          <w:sz w:val="24"/>
          <w:szCs w:val="24"/>
          <w:rtl w:val="0"/>
          <w:lang w:val="en-US"/>
        </w:rPr>
        <w:t xml:space="preserve">Thiele, T., F. Jeltsch, and N. Blaum. 2008. </w:t>
      </w:r>
      <w:r>
        <w:rPr>
          <w:rStyle w:val="None"/>
          <w:sz w:val="24"/>
          <w:szCs w:val="24"/>
          <w:rtl w:val="0"/>
          <w:lang w:val="en-US"/>
        </w:rPr>
        <w:t>“</w:t>
      </w:r>
      <w:r>
        <w:rPr>
          <w:rStyle w:val="None"/>
          <w:sz w:val="24"/>
          <w:szCs w:val="24"/>
          <w:rtl w:val="0"/>
          <w:lang w:val="en-US"/>
        </w:rPr>
        <w:t>Importance of Woody Vegetation for Foraging Site Selection in the Southern Pied Babbler (Turdoides Bicolor) under Two Different Land Use Regimes.</w:t>
      </w:r>
      <w:r>
        <w:rPr>
          <w:rStyle w:val="None"/>
          <w:sz w:val="24"/>
          <w:szCs w:val="24"/>
          <w:rtl w:val="0"/>
          <w:lang w:val="en-US"/>
        </w:rPr>
        <w:t xml:space="preserve">” </w:t>
      </w:r>
      <w:r>
        <w:rPr>
          <w:rStyle w:val="None"/>
          <w:i w:val="1"/>
          <w:iCs w:val="1"/>
          <w:sz w:val="24"/>
          <w:szCs w:val="24"/>
          <w:rtl w:val="0"/>
          <w:lang w:val="en-US"/>
        </w:rPr>
        <w:t>Journal of Arid Environments</w:t>
      </w:r>
      <w:r>
        <w:rPr>
          <w:rStyle w:val="None"/>
          <w:sz w:val="24"/>
          <w:szCs w:val="24"/>
          <w:rtl w:val="0"/>
          <w:lang w:val="en-US"/>
        </w:rPr>
        <w:t xml:space="preserve"> 72 (4): 471</w:t>
      </w:r>
      <w:r>
        <w:rPr>
          <w:rStyle w:val="None"/>
          <w:sz w:val="24"/>
          <w:szCs w:val="24"/>
          <w:rtl w:val="0"/>
          <w:lang w:val="en-US"/>
        </w:rPr>
        <w:t>–</w:t>
      </w:r>
      <w:r>
        <w:rPr>
          <w:rStyle w:val="None"/>
          <w:sz w:val="24"/>
          <w:szCs w:val="24"/>
          <w:rtl w:val="0"/>
          <w:lang w:val="en-US"/>
        </w:rPr>
        <w:t>82. https://doi.org/10.1016/j.jaridenv.2007.06.011.</w:t>
      </w:r>
    </w:p>
    <w:p>
      <w:pPr>
        <w:pStyle w:val="Bibliography"/>
        <w:spacing w:line="480" w:lineRule="auto"/>
        <w:rPr>
          <w:rStyle w:val="None"/>
          <w:sz w:val="24"/>
          <w:szCs w:val="24"/>
        </w:rPr>
      </w:pPr>
      <w:r>
        <w:rPr>
          <w:rStyle w:val="None"/>
          <w:sz w:val="24"/>
          <w:szCs w:val="24"/>
          <w:rtl w:val="0"/>
          <w:lang w:val="en-US"/>
        </w:rPr>
        <w:t xml:space="preserve">Thyen, S., and K.-M. Exo. 2005. </w:t>
      </w:r>
      <w:r>
        <w:rPr>
          <w:rStyle w:val="None"/>
          <w:sz w:val="24"/>
          <w:szCs w:val="24"/>
          <w:rtl w:val="0"/>
          <w:lang w:val="en-US"/>
        </w:rPr>
        <w:t>“</w:t>
      </w:r>
      <w:r>
        <w:rPr>
          <w:rStyle w:val="None"/>
          <w:sz w:val="24"/>
          <w:szCs w:val="24"/>
          <w:rtl w:val="0"/>
          <w:lang w:val="en-US"/>
        </w:rPr>
        <w:t>Interactive Effects of Time and Vegetation on Reproduction of Redshanks (Tringa Totanus) Breeding in Wadden Sea Salt Marshes.</w:t>
      </w:r>
      <w:r>
        <w:rPr>
          <w:rStyle w:val="None"/>
          <w:sz w:val="24"/>
          <w:szCs w:val="24"/>
          <w:rtl w:val="0"/>
          <w:lang w:val="en-US"/>
        </w:rPr>
        <w:t xml:space="preserve">” </w:t>
      </w:r>
      <w:r>
        <w:rPr>
          <w:rStyle w:val="None"/>
          <w:i w:val="1"/>
          <w:iCs w:val="1"/>
          <w:sz w:val="24"/>
          <w:szCs w:val="24"/>
          <w:rtl w:val="0"/>
          <w:lang w:val="en-US"/>
        </w:rPr>
        <w:t>Journal of Ornithology</w:t>
      </w:r>
      <w:r>
        <w:rPr>
          <w:rStyle w:val="None"/>
          <w:sz w:val="24"/>
          <w:szCs w:val="24"/>
          <w:rtl w:val="0"/>
          <w:lang w:val="en-US"/>
        </w:rPr>
        <w:t xml:space="preserve"> 146 (3): 215</w:t>
      </w:r>
      <w:r>
        <w:rPr>
          <w:rStyle w:val="None"/>
          <w:sz w:val="24"/>
          <w:szCs w:val="24"/>
          <w:rtl w:val="0"/>
          <w:lang w:val="en-US"/>
        </w:rPr>
        <w:t>–</w:t>
      </w:r>
      <w:r>
        <w:rPr>
          <w:rStyle w:val="None"/>
          <w:sz w:val="24"/>
          <w:szCs w:val="24"/>
          <w:rtl w:val="0"/>
          <w:lang w:val="en-US"/>
        </w:rPr>
        <w:t>25. https://doi.org/10.1007/s10336-005-0082-9.</w:t>
      </w:r>
    </w:p>
    <w:p>
      <w:pPr>
        <w:pStyle w:val="Bibliography"/>
        <w:spacing w:line="480" w:lineRule="auto"/>
        <w:rPr>
          <w:rStyle w:val="None"/>
          <w:sz w:val="24"/>
          <w:szCs w:val="24"/>
        </w:rPr>
      </w:pPr>
      <w:r>
        <w:rPr>
          <w:rStyle w:val="None"/>
          <w:sz w:val="24"/>
          <w:szCs w:val="24"/>
          <w:rtl w:val="0"/>
          <w:lang w:val="en-US"/>
        </w:rPr>
        <w:t xml:space="preserve">Urban, M. C. 2015. </w:t>
      </w:r>
      <w:r>
        <w:rPr>
          <w:rStyle w:val="None"/>
          <w:sz w:val="24"/>
          <w:szCs w:val="24"/>
          <w:rtl w:val="0"/>
          <w:lang w:val="en-US"/>
        </w:rPr>
        <w:t>“</w:t>
      </w:r>
      <w:r>
        <w:rPr>
          <w:rStyle w:val="None"/>
          <w:sz w:val="24"/>
          <w:szCs w:val="24"/>
          <w:rtl w:val="0"/>
          <w:lang w:val="en-US"/>
        </w:rPr>
        <w:t>Accelerating Extinction Risk from Climate Change.</w:t>
      </w:r>
      <w:r>
        <w:rPr>
          <w:rStyle w:val="None"/>
          <w:sz w:val="24"/>
          <w:szCs w:val="24"/>
          <w:rtl w:val="0"/>
          <w:lang w:val="en-US"/>
        </w:rPr>
        <w:t xml:space="preserve">” </w:t>
      </w:r>
      <w:r>
        <w:rPr>
          <w:rStyle w:val="None"/>
          <w:i w:val="1"/>
          <w:iCs w:val="1"/>
          <w:sz w:val="24"/>
          <w:szCs w:val="24"/>
          <w:rtl w:val="0"/>
          <w:lang w:val="en-US"/>
        </w:rPr>
        <w:t>Science</w:t>
      </w:r>
      <w:r>
        <w:rPr>
          <w:rStyle w:val="None"/>
          <w:sz w:val="24"/>
          <w:szCs w:val="24"/>
          <w:rtl w:val="0"/>
          <w:lang w:val="en-US"/>
        </w:rPr>
        <w:t xml:space="preserve"> 348 (6234): 571</w:t>
      </w:r>
      <w:r>
        <w:rPr>
          <w:rStyle w:val="None"/>
          <w:sz w:val="24"/>
          <w:szCs w:val="24"/>
          <w:rtl w:val="0"/>
          <w:lang w:val="en-US"/>
        </w:rPr>
        <w:t>–</w:t>
      </w:r>
      <w:r>
        <w:rPr>
          <w:rStyle w:val="None"/>
          <w:sz w:val="24"/>
          <w:szCs w:val="24"/>
          <w:rtl w:val="0"/>
          <w:lang w:val="en-US"/>
        </w:rPr>
        <w:t>73. https://doi.org/10.1126/science.aaa4984.</w:t>
      </w:r>
    </w:p>
    <w:p>
      <w:pPr>
        <w:pStyle w:val="Bibliography"/>
        <w:spacing w:line="480" w:lineRule="auto"/>
        <w:rPr>
          <w:rStyle w:val="None"/>
          <w:sz w:val="24"/>
          <w:szCs w:val="24"/>
        </w:rPr>
      </w:pPr>
      <w:r>
        <w:rPr>
          <w:rStyle w:val="None"/>
          <w:sz w:val="24"/>
          <w:szCs w:val="24"/>
          <w:rtl w:val="0"/>
          <w:lang w:val="en-US"/>
        </w:rPr>
        <w:t xml:space="preserve">Vickers, Mathew, Carryn Manicom, and Lin Schwarzkopf. 2011. </w:t>
      </w:r>
      <w:r>
        <w:rPr>
          <w:rStyle w:val="None"/>
          <w:sz w:val="24"/>
          <w:szCs w:val="24"/>
          <w:rtl w:val="0"/>
          <w:lang w:val="en-US"/>
        </w:rPr>
        <w:t>“</w:t>
      </w:r>
      <w:r>
        <w:rPr>
          <w:rStyle w:val="None"/>
          <w:sz w:val="24"/>
          <w:szCs w:val="24"/>
          <w:rtl w:val="0"/>
          <w:lang w:val="en-US"/>
        </w:rPr>
        <w:t>Extending the Cost-Benefit Model of Thermoregulation: High-Temperature Environments.</w:t>
      </w:r>
      <w:r>
        <w:rPr>
          <w:rStyle w:val="None"/>
          <w:sz w:val="24"/>
          <w:szCs w:val="24"/>
          <w:rtl w:val="0"/>
          <w:lang w:val="en-US"/>
        </w:rPr>
        <w:t xml:space="preserve">” </w:t>
      </w:r>
      <w:r>
        <w:rPr>
          <w:rStyle w:val="None"/>
          <w:i w:val="1"/>
          <w:iCs w:val="1"/>
          <w:sz w:val="24"/>
          <w:szCs w:val="24"/>
          <w:rtl w:val="0"/>
          <w:lang w:val="en-US"/>
        </w:rPr>
        <w:t>The American Naturalist</w:t>
      </w:r>
      <w:r>
        <w:rPr>
          <w:rStyle w:val="None"/>
          <w:sz w:val="24"/>
          <w:szCs w:val="24"/>
          <w:rtl w:val="0"/>
          <w:lang w:val="en-US"/>
        </w:rPr>
        <w:t xml:space="preserve"> 177 (4): 452</w:t>
      </w:r>
      <w:r>
        <w:rPr>
          <w:rStyle w:val="None"/>
          <w:sz w:val="24"/>
          <w:szCs w:val="24"/>
          <w:rtl w:val="0"/>
          <w:lang w:val="en-US"/>
        </w:rPr>
        <w:t>–</w:t>
      </w:r>
      <w:r>
        <w:rPr>
          <w:rStyle w:val="None"/>
          <w:sz w:val="24"/>
          <w:szCs w:val="24"/>
          <w:rtl w:val="0"/>
          <w:lang w:val="en-US"/>
        </w:rPr>
        <w:t>61. https://doi.org/10.1086/658150.</w:t>
      </w:r>
    </w:p>
    <w:p>
      <w:pPr>
        <w:pStyle w:val="Bibliography"/>
        <w:spacing w:line="480" w:lineRule="auto"/>
        <w:rPr>
          <w:rStyle w:val="None"/>
          <w:sz w:val="24"/>
          <w:szCs w:val="24"/>
        </w:rPr>
      </w:pPr>
      <w:r>
        <w:rPr>
          <w:rStyle w:val="None"/>
          <w:sz w:val="24"/>
          <w:szCs w:val="24"/>
          <w:rtl w:val="0"/>
          <w:lang w:val="en-US"/>
        </w:rPr>
        <w:t xml:space="preserve">Walther, G.-R., Conradin A. Burga, and Peter J. Edwards, eds. 2001. </w:t>
      </w:r>
      <w:r>
        <w:rPr>
          <w:rStyle w:val="None"/>
          <w:i w:val="1"/>
          <w:iCs w:val="1"/>
          <w:sz w:val="24"/>
          <w:szCs w:val="24"/>
          <w:rtl w:val="0"/>
          <w:lang w:val="en-US"/>
        </w:rPr>
        <w:t>“</w:t>
      </w:r>
      <w:r>
        <w:rPr>
          <w:rStyle w:val="None"/>
          <w:i w:val="1"/>
          <w:iCs w:val="1"/>
          <w:sz w:val="24"/>
          <w:szCs w:val="24"/>
          <w:rtl w:val="0"/>
          <w:lang w:val="en-US"/>
        </w:rPr>
        <w:t>Fingerprints</w:t>
      </w:r>
      <w:r>
        <w:rPr>
          <w:rStyle w:val="None"/>
          <w:i w:val="1"/>
          <w:iCs w:val="1"/>
          <w:sz w:val="24"/>
          <w:szCs w:val="24"/>
          <w:rtl w:val="0"/>
          <w:lang w:val="en-US"/>
        </w:rPr>
        <w:t xml:space="preserve">” </w:t>
      </w:r>
      <w:r>
        <w:rPr>
          <w:rStyle w:val="None"/>
          <w:i w:val="1"/>
          <w:iCs w:val="1"/>
          <w:sz w:val="24"/>
          <w:szCs w:val="24"/>
          <w:rtl w:val="0"/>
          <w:lang w:val="en-US"/>
        </w:rPr>
        <w:t>of Climate Change: Adapted Behaviour and Shifting Species Ranges</w:t>
      </w:r>
      <w:r>
        <w:rPr>
          <w:rStyle w:val="None"/>
          <w:sz w:val="24"/>
          <w:szCs w:val="24"/>
          <w:rtl w:val="0"/>
          <w:lang w:val="en-US"/>
        </w:rPr>
        <w:t>. New York: Kluwer Academic/Plenum Publishers.</w:t>
      </w:r>
    </w:p>
    <w:p>
      <w:pPr>
        <w:pStyle w:val="Bibliography"/>
        <w:spacing w:line="480" w:lineRule="auto"/>
        <w:rPr>
          <w:rStyle w:val="None"/>
          <w:sz w:val="24"/>
          <w:szCs w:val="24"/>
        </w:rPr>
      </w:pPr>
      <w:r>
        <w:rPr>
          <w:rStyle w:val="None"/>
          <w:sz w:val="24"/>
          <w:szCs w:val="24"/>
          <w:rtl w:val="0"/>
          <w:lang w:val="en-US"/>
        </w:rPr>
        <w:t xml:space="preserve">Went, F. W. 1949. </w:t>
      </w:r>
      <w:r>
        <w:rPr>
          <w:rStyle w:val="None"/>
          <w:sz w:val="24"/>
          <w:szCs w:val="24"/>
          <w:rtl w:val="0"/>
          <w:lang w:val="en-US"/>
        </w:rPr>
        <w:t>“</w:t>
      </w:r>
      <w:r>
        <w:rPr>
          <w:rStyle w:val="None"/>
          <w:sz w:val="24"/>
          <w:szCs w:val="24"/>
          <w:rtl w:val="0"/>
          <w:lang w:val="en-US"/>
        </w:rPr>
        <w:t>Ecology of Desert Plants. II. The Effect of Rain and Temperature on Germination and Growth.</w:t>
      </w:r>
      <w:r>
        <w:rPr>
          <w:rStyle w:val="None"/>
          <w:sz w:val="24"/>
          <w:szCs w:val="24"/>
          <w:rtl w:val="0"/>
          <w:lang w:val="en-US"/>
        </w:rPr>
        <w:t xml:space="preserve">” </w:t>
      </w:r>
      <w:r>
        <w:rPr>
          <w:rStyle w:val="None"/>
          <w:i w:val="1"/>
          <w:iCs w:val="1"/>
          <w:sz w:val="24"/>
          <w:szCs w:val="24"/>
          <w:rtl w:val="0"/>
          <w:lang w:val="en-US"/>
        </w:rPr>
        <w:t>Ecology</w:t>
      </w:r>
      <w:r>
        <w:rPr>
          <w:rStyle w:val="None"/>
          <w:sz w:val="24"/>
          <w:szCs w:val="24"/>
          <w:rtl w:val="0"/>
          <w:lang w:val="en-US"/>
        </w:rPr>
        <w:t xml:space="preserve"> 30 (1): 1</w:t>
      </w:r>
      <w:r>
        <w:rPr>
          <w:rStyle w:val="None"/>
          <w:sz w:val="24"/>
          <w:szCs w:val="24"/>
          <w:rtl w:val="0"/>
          <w:lang w:val="en-US"/>
        </w:rPr>
        <w:t>–</w:t>
      </w:r>
      <w:r>
        <w:rPr>
          <w:rStyle w:val="None"/>
          <w:sz w:val="24"/>
          <w:szCs w:val="24"/>
          <w:rtl w:val="0"/>
          <w:lang w:val="en-US"/>
        </w:rPr>
        <w:t>13. https://doi.org/10.2307/1932273.</w:t>
      </w:r>
    </w:p>
    <w:p>
      <w:pPr>
        <w:pStyle w:val="Bibliography"/>
        <w:spacing w:line="480" w:lineRule="auto"/>
        <w:rPr>
          <w:rStyle w:val="None"/>
          <w:sz w:val="24"/>
          <w:szCs w:val="24"/>
        </w:rPr>
      </w:pPr>
      <w:r>
        <w:rPr>
          <w:rStyle w:val="None"/>
          <w:sz w:val="24"/>
          <w:szCs w:val="24"/>
          <w:rtl w:val="0"/>
          <w:lang w:val="en-US"/>
        </w:rPr>
        <w:t xml:space="preserve">Yahdjian, Laura, and Osvaldo E. Sala. 2002. </w:t>
      </w:r>
      <w:r>
        <w:rPr>
          <w:rStyle w:val="None"/>
          <w:sz w:val="24"/>
          <w:szCs w:val="24"/>
          <w:rtl w:val="0"/>
          <w:lang w:val="en-US"/>
        </w:rPr>
        <w:t>“</w:t>
      </w:r>
      <w:r>
        <w:rPr>
          <w:rStyle w:val="None"/>
          <w:sz w:val="24"/>
          <w:szCs w:val="24"/>
          <w:rtl w:val="0"/>
          <w:lang w:val="en-US"/>
        </w:rPr>
        <w:t>A Rainout Shelter Design for Intercepting Different Amounts of Rainfall.</w:t>
      </w:r>
      <w:r>
        <w:rPr>
          <w:rStyle w:val="None"/>
          <w:sz w:val="24"/>
          <w:szCs w:val="24"/>
          <w:rtl w:val="0"/>
          <w:lang w:val="en-US"/>
        </w:rPr>
        <w:t xml:space="preserve">” </w:t>
      </w:r>
      <w:r>
        <w:rPr>
          <w:rStyle w:val="None"/>
          <w:i w:val="1"/>
          <w:iCs w:val="1"/>
          <w:sz w:val="24"/>
          <w:szCs w:val="24"/>
          <w:rtl w:val="0"/>
          <w:lang w:val="en-US"/>
        </w:rPr>
        <w:t>Oecologia</w:t>
      </w:r>
      <w:r>
        <w:rPr>
          <w:rStyle w:val="None"/>
          <w:sz w:val="24"/>
          <w:szCs w:val="24"/>
          <w:rtl w:val="0"/>
          <w:lang w:val="en-US"/>
        </w:rPr>
        <w:t xml:space="preserve"> 133 (2): 95</w:t>
      </w:r>
      <w:r>
        <w:rPr>
          <w:rStyle w:val="None"/>
          <w:sz w:val="24"/>
          <w:szCs w:val="24"/>
          <w:rtl w:val="0"/>
          <w:lang w:val="en-US"/>
        </w:rPr>
        <w:t>–</w:t>
      </w:r>
      <w:r>
        <w:rPr>
          <w:rStyle w:val="None"/>
          <w:sz w:val="24"/>
          <w:szCs w:val="24"/>
          <w:rtl w:val="0"/>
          <w:lang w:val="en-US"/>
        </w:rPr>
        <w:t>101. https://doi.org/10.1007/s00442-002-1024-3.</w:t>
      </w:r>
    </w:p>
    <w:p>
      <w:pPr>
        <w:pStyle w:val="Body A"/>
        <w:spacing w:after="0" w:line="480" w:lineRule="auto"/>
        <w:jc w:val="both"/>
        <w:rPr>
          <w:rStyle w:val="None"/>
          <w:b w:val="1"/>
          <w:bCs w:val="1"/>
          <w:sz w:val="24"/>
          <w:szCs w:val="24"/>
        </w:rPr>
      </w:pPr>
    </w:p>
    <w:p>
      <w:pPr>
        <w:pStyle w:val="Body A"/>
        <w:spacing w:after="0" w:line="480" w:lineRule="auto"/>
        <w:jc w:val="both"/>
        <w:rPr>
          <w:rStyle w:val="None"/>
          <w:sz w:val="24"/>
          <w:szCs w:val="24"/>
        </w:rPr>
      </w:pPr>
    </w:p>
    <w:p>
      <w:pPr>
        <w:pStyle w:val="Body A"/>
        <w:spacing w:after="0" w:line="480" w:lineRule="auto"/>
        <w:jc w:val="both"/>
        <w:rPr>
          <w:ins w:id="356" w:date="2020-06-01T15:07:16Z" w:author="zenrunner"/>
          <w:rStyle w:val="None"/>
          <w:b w:val="1"/>
          <w:bCs w:val="1"/>
          <w:i w:val="1"/>
          <w:iCs w:val="1"/>
          <w:sz w:val="24"/>
          <w:szCs w:val="24"/>
        </w:rPr>
      </w:pPr>
      <w:ins w:id="357" w:date="2020-06-01T15:07:16Z" w:author="zenrunner">
        <w:r>
          <w:rPr>
            <w:rStyle w:val="None"/>
            <w:b w:val="1"/>
            <w:bCs w:val="1"/>
            <w:i w:val="1"/>
            <w:iCs w:val="1"/>
            <w:sz w:val="24"/>
            <w:szCs w:val="24"/>
            <w:rtl w:val="0"/>
            <w:lang w:val="en-US"/>
          </w:rPr>
          <w:t>Tables first,</w:t>
        </w:r>
      </w:ins>
    </w:p>
    <w:p>
      <w:pPr>
        <w:pStyle w:val="Body A"/>
        <w:spacing w:after="0" w:line="480" w:lineRule="auto"/>
        <w:jc w:val="both"/>
        <w:rPr>
          <w:ins w:id="358" w:date="2020-06-01T15:07:16Z" w:author="zenrunner"/>
          <w:rStyle w:val="None"/>
          <w:b w:val="1"/>
          <w:bCs w:val="1"/>
          <w:i w:val="1"/>
          <w:iCs w:val="1"/>
          <w:sz w:val="24"/>
          <w:szCs w:val="24"/>
        </w:rPr>
      </w:pPr>
      <w:ins w:id="359" w:date="2020-06-01T15:07:16Z" w:author="zenrunner">
        <w:r>
          <w:rPr>
            <w:rStyle w:val="None"/>
            <w:b w:val="1"/>
            <w:bCs w:val="1"/>
            <w:i w:val="1"/>
            <w:iCs w:val="1"/>
            <w:sz w:val="24"/>
            <w:szCs w:val="24"/>
            <w:rtl w:val="0"/>
            <w:lang w:val="en-US"/>
          </w:rPr>
          <w:t>then figure legends,</w:t>
        </w:r>
      </w:ins>
    </w:p>
    <w:p>
      <w:pPr>
        <w:pStyle w:val="Body A"/>
        <w:spacing w:after="0" w:line="480" w:lineRule="auto"/>
        <w:jc w:val="both"/>
        <w:rPr>
          <w:rStyle w:val="None"/>
          <w:b w:val="1"/>
          <w:bCs w:val="1"/>
          <w:i w:val="1"/>
          <w:iCs w:val="1"/>
          <w:sz w:val="24"/>
          <w:szCs w:val="24"/>
        </w:rPr>
      </w:pPr>
      <w:ins w:id="360" w:date="2020-06-01T15:07:16Z" w:author="zenrunner">
        <w:r>
          <w:rPr>
            <w:rStyle w:val="None"/>
            <w:b w:val="1"/>
            <w:bCs w:val="1"/>
            <w:i w:val="1"/>
            <w:iCs w:val="1"/>
            <w:sz w:val="24"/>
            <w:szCs w:val="24"/>
            <w:rtl w:val="0"/>
            <w:lang w:val="en-US"/>
          </w:rPr>
          <w:t>then figures for most journals.</w:t>
        </w:r>
      </w:ins>
    </w:p>
    <w:p>
      <w:pPr>
        <w:pStyle w:val="Body A"/>
        <w:spacing w:after="0" w:line="480" w:lineRule="auto"/>
        <w:jc w:val="both"/>
        <w:rPr>
          <w:rStyle w:val="None"/>
          <w:b w:val="1"/>
          <w:bCs w:val="1"/>
          <w:i w:val="1"/>
          <w:iCs w:val="1"/>
          <w:sz w:val="24"/>
          <w:szCs w:val="24"/>
        </w:rPr>
      </w:pPr>
    </w:p>
    <w:p>
      <w:pPr>
        <w:pStyle w:val="Body A"/>
        <w:spacing w:after="0" w:line="480" w:lineRule="auto"/>
        <w:jc w:val="both"/>
        <w:rPr>
          <w:rStyle w:val="None"/>
          <w:b w:val="1"/>
          <w:bCs w:val="1"/>
          <w:i w:val="1"/>
          <w:iCs w:val="1"/>
          <w:sz w:val="24"/>
          <w:szCs w:val="24"/>
        </w:rPr>
      </w:pPr>
    </w:p>
    <w:p>
      <w:pPr>
        <w:pStyle w:val="Body A"/>
        <w:spacing w:after="0" w:line="480" w:lineRule="auto"/>
        <w:jc w:val="both"/>
        <w:rPr>
          <w:rStyle w:val="None"/>
          <w:b w:val="1"/>
          <w:bCs w:val="1"/>
          <w:i w:val="1"/>
          <w:iCs w:val="1"/>
          <w:sz w:val="24"/>
          <w:szCs w:val="24"/>
        </w:rPr>
      </w:pPr>
    </w:p>
    <w:p>
      <w:pPr>
        <w:pStyle w:val="Body A"/>
        <w:spacing w:after="0" w:line="240" w:lineRule="auto"/>
        <w:jc w:val="both"/>
        <w:rPr>
          <w:ins w:id="361" w:date="2020-06-01T16:43:40Z" w:author="zenrunner"/>
          <w:rStyle w:val="None"/>
          <w:b w:val="1"/>
          <w:bCs w:val="1"/>
          <w:sz w:val="24"/>
          <w:szCs w:val="24"/>
        </w:rPr>
      </w:pPr>
      <w:r>
        <w:rPr>
          <w:rStyle w:val="None"/>
          <w:b w:val="1"/>
          <w:bCs w:val="1"/>
          <w:sz w:val="24"/>
          <w:szCs w:val="24"/>
          <w:rtl w:val="0"/>
          <w:lang w:val="en-US"/>
        </w:rPr>
        <w:t xml:space="preserve">Figures &amp; Tables </w:t>
      </w:r>
    </w:p>
    <w:p>
      <w:pPr>
        <w:pStyle w:val="Body A"/>
        <w:spacing w:after="0" w:line="240" w:lineRule="auto"/>
        <w:jc w:val="both"/>
        <w:rPr>
          <w:ins w:id="362" w:date="2020-06-01T16:43:40Z" w:author="zenrunner"/>
          <w:rStyle w:val="None"/>
          <w:b w:val="1"/>
          <w:bCs w:val="1"/>
          <w:sz w:val="24"/>
          <w:szCs w:val="24"/>
        </w:rPr>
      </w:pPr>
    </w:p>
    <w:p>
      <w:pPr>
        <w:pStyle w:val="Body A"/>
        <w:spacing w:after="0" w:line="240" w:lineRule="auto"/>
        <w:jc w:val="both"/>
        <w:rPr>
          <w:rStyle w:val="None"/>
          <w:b w:val="1"/>
          <w:bCs w:val="1"/>
          <w:sz w:val="24"/>
          <w:szCs w:val="24"/>
        </w:rPr>
      </w:pPr>
      <w:ins w:id="363" w:date="2020-06-01T16:43:40Z" w:author="zenrunner">
        <w:r>
          <w:rPr>
            <w:rStyle w:val="None"/>
            <w:b w:val="1"/>
            <w:bCs w:val="1"/>
            <w:sz w:val="24"/>
            <w:szCs w:val="24"/>
            <w:rtl w:val="0"/>
            <w:lang w:val="en-US"/>
          </w:rPr>
          <w:t>why not have the same format figure for 1 and 2 - ie temp and light - same style plot _ I like the idea of showing mean and max too.</w:t>
        </w:r>
      </w:ins>
    </w:p>
    <w:p>
      <w:pPr>
        <w:pStyle w:val="Body A"/>
        <w:spacing w:after="0" w:line="240" w:lineRule="auto"/>
        <w:jc w:val="both"/>
        <w:rPr>
          <w:rStyle w:val="None"/>
          <w:b w:val="1"/>
          <w:bCs w:val="1"/>
          <w:sz w:val="24"/>
          <w:szCs w:val="24"/>
        </w:rPr>
      </w:pPr>
    </w:p>
    <w:p>
      <w:pPr>
        <w:pStyle w:val="Body"/>
        <w:spacing w:after="0" w:line="240" w:lineRule="auto"/>
        <w:jc w:val="both"/>
        <w:rPr>
          <w:rStyle w:val="None"/>
          <w:b w:val="1"/>
          <w:bCs w:val="1"/>
          <w:sz w:val="24"/>
          <w:szCs w:val="24"/>
        </w:rPr>
      </w:pPr>
      <w:r>
        <w:rPr>
          <w:rStyle w:val="None"/>
          <w:b w:val="1"/>
          <w:bCs w:val="1"/>
          <w:sz w:val="24"/>
          <w:szCs w:val="24"/>
          <w:rtl w:val="0"/>
          <w:lang w:val="it-IT"/>
        </w:rPr>
        <w:t>Figure 1.</w:t>
      </w:r>
      <w:ins w:id="364" w:date="2020-06-01T15:08:19Z" w:author="zenrunner">
        <w:r>
          <w:rPr>
            <w:rStyle w:val="None"/>
            <w:b w:val="1"/>
            <w:bCs w:val="1"/>
            <w:sz w:val="24"/>
            <w:szCs w:val="24"/>
            <w:rtl w:val="0"/>
            <w:lang w:val="en-US"/>
          </w:rPr>
          <w:t xml:space="preserve"> MOVE pictures to appendix?</w:t>
        </w:r>
      </w:ins>
      <w:r>
        <w:rPr>
          <w:rStyle w:val="None"/>
          <w:b w:val="1"/>
          <w:bCs w:val="1"/>
          <w:sz w:val="24"/>
          <w:szCs w:val="24"/>
          <w:rtl w:val="0"/>
          <w:lang w:val="en-US"/>
        </w:rPr>
        <w:t xml:space="preserve"> Left-Triangular shelter with 90% shade cloth attached to PVC skeleton using zip ties. Right-Rectangular shelter with 15% shade cloth attached to two PVC skeletal frames. </w:t>
      </w:r>
      <w:ins w:id="365" w:date="2020-06-01T15:07:30Z" w:author="zenrunner">
        <w:r>
          <w:rPr>
            <w:rStyle w:val="None"/>
            <w:b w:val="1"/>
            <w:bCs w:val="1"/>
            <w:sz w:val="24"/>
            <w:szCs w:val="24"/>
            <w:rtl w:val="0"/>
            <w:lang w:val="en-US"/>
          </w:rPr>
          <w:t xml:space="preserve">More detail please. </w:t>
        </w:r>
      </w:ins>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r>
        <w:rPr>
          <w:rStyle w:val="None"/>
          <w:sz w:val="24"/>
          <w:szCs w:val="24"/>
        </w:rPr>
        <w:drawing>
          <wp:anchor distT="57150" distB="57150" distL="57150" distR="57150" simplePos="0" relativeHeight="251659264" behindDoc="0" locked="0" layoutInCell="1" allowOverlap="1">
            <wp:simplePos x="0" y="0"/>
            <wp:positionH relativeFrom="page">
              <wp:posOffset>1294130</wp:posOffset>
            </wp:positionH>
            <wp:positionV relativeFrom="line">
              <wp:posOffset>7232</wp:posOffset>
            </wp:positionV>
            <wp:extent cx="5184140" cy="3705225"/>
            <wp:effectExtent l="0" t="0" r="0" b="0"/>
            <wp:wrapSquare wrapText="bothSides" distL="57150" distR="57150" distT="57150" distB="57150"/>
            <wp:docPr id="1073741825" name="officeArt object" descr="Screenshot (44).png"/>
            <wp:cNvGraphicFramePr/>
            <a:graphic xmlns:a="http://schemas.openxmlformats.org/drawingml/2006/main">
              <a:graphicData uri="http://schemas.openxmlformats.org/drawingml/2006/picture">
                <pic:pic xmlns:pic="http://schemas.openxmlformats.org/drawingml/2006/picture">
                  <pic:nvPicPr>
                    <pic:cNvPr id="1073741825" name="Screenshot (44).png" descr="Screenshot (44).png"/>
                    <pic:cNvPicPr>
                      <a:picLocks noChangeAspect="1"/>
                    </pic:cNvPicPr>
                  </pic:nvPicPr>
                  <pic:blipFill>
                    <a:blip r:embed="rId4">
                      <a:extLst/>
                    </a:blip>
                    <a:srcRect l="5352" t="11891" r="30419" b="6500"/>
                    <a:stretch>
                      <a:fillRect/>
                    </a:stretch>
                  </pic:blipFill>
                  <pic:spPr>
                    <a:xfrm>
                      <a:off x="0" y="0"/>
                      <a:ext cx="5184140" cy="3705225"/>
                    </a:xfrm>
                    <a:prstGeom prst="rect">
                      <a:avLst/>
                    </a:prstGeom>
                    <a:ln w="12700" cap="flat">
                      <a:noFill/>
                      <a:miter lim="400000"/>
                    </a:ln>
                    <a:effectLst/>
                  </pic:spPr>
                </pic:pic>
              </a:graphicData>
            </a:graphic>
          </wp:anchor>
        </w:drawing>
      </w:r>
    </w:p>
    <w:p>
      <w:pPr>
        <w:pStyle w:val="Body A"/>
        <w:spacing w:after="0" w:line="240" w:lineRule="auto"/>
        <w:jc w:val="both"/>
      </w:pPr>
      <w:r>
        <w:rPr>
          <w:rStyle w:val="None"/>
          <w:b w:val="1"/>
          <w:bCs w:val="1"/>
          <w:sz w:val="24"/>
          <w:szCs w:val="24"/>
        </w:rPr>
        <w:drawing>
          <wp:anchor distT="57150" distB="57150" distL="57150" distR="57150" simplePos="0" relativeHeight="251661312" behindDoc="0" locked="0" layoutInCell="1" allowOverlap="1">
            <wp:simplePos x="0" y="0"/>
            <wp:positionH relativeFrom="margin">
              <wp:posOffset>2965450</wp:posOffset>
            </wp:positionH>
            <wp:positionV relativeFrom="line">
              <wp:posOffset>3705225</wp:posOffset>
            </wp:positionV>
            <wp:extent cx="2752725" cy="2806700"/>
            <wp:effectExtent l="0" t="0" r="0" b="0"/>
            <wp:wrapSquare wrapText="bothSides" distL="57150" distR="57150" distT="57150" distB="57150"/>
            <wp:docPr id="1073741826" name="officeArt object" descr="IMG_20190520_113731-768x1024.jpg"/>
            <wp:cNvGraphicFramePr/>
            <a:graphic xmlns:a="http://schemas.openxmlformats.org/drawingml/2006/main">
              <a:graphicData uri="http://schemas.openxmlformats.org/drawingml/2006/picture">
                <pic:pic xmlns:pic="http://schemas.openxmlformats.org/drawingml/2006/picture">
                  <pic:nvPicPr>
                    <pic:cNvPr id="1073741826" name="IMG_20190520_113731-768x1024.jpg" descr="IMG_20190520_113731-768x1024.jpg"/>
                    <pic:cNvPicPr>
                      <a:picLocks noChangeAspect="1"/>
                    </pic:cNvPicPr>
                  </pic:nvPicPr>
                  <pic:blipFill>
                    <a:blip r:embed="rId5">
                      <a:extLst/>
                    </a:blip>
                    <a:srcRect l="0" t="20415" r="0" b="0"/>
                    <a:stretch>
                      <a:fillRect/>
                    </a:stretch>
                  </pic:blipFill>
                  <pic:spPr>
                    <a:xfrm>
                      <a:off x="0" y="0"/>
                      <a:ext cx="2752725" cy="2806700"/>
                    </a:xfrm>
                    <a:prstGeom prst="rect">
                      <a:avLst/>
                    </a:prstGeom>
                    <a:ln w="12700" cap="flat">
                      <a:noFill/>
                      <a:miter lim="400000"/>
                    </a:ln>
                    <a:effectLst/>
                  </pic:spPr>
                </pic:pic>
              </a:graphicData>
            </a:graphic>
          </wp:anchor>
        </w:drawing>
      </w:r>
      <w:r>
        <w:rPr>
          <w:rStyle w:val="None"/>
          <w:b w:val="1"/>
          <w:bCs w:val="1"/>
          <w:sz w:val="24"/>
          <w:szCs w:val="24"/>
        </w:rPr>
        <w:drawing>
          <wp:anchor distT="57150" distB="57150" distL="57150" distR="57150" simplePos="0" relativeHeight="251660288" behindDoc="0" locked="0" layoutInCell="1" allowOverlap="1">
            <wp:simplePos x="0" y="0"/>
            <wp:positionH relativeFrom="margin">
              <wp:posOffset>-6350</wp:posOffset>
            </wp:positionH>
            <wp:positionV relativeFrom="line">
              <wp:posOffset>3448050</wp:posOffset>
            </wp:positionV>
            <wp:extent cx="2764155" cy="2807335"/>
            <wp:effectExtent l="0" t="0" r="0" b="0"/>
            <wp:wrapSquare wrapText="bothSides" distL="57150" distR="57150" distT="57150" distB="57150"/>
            <wp:docPr id="1073741827" name="officeArt object" descr="IMG_20190520_113842-3-768x1024.jpg"/>
            <wp:cNvGraphicFramePr/>
            <a:graphic xmlns:a="http://schemas.openxmlformats.org/drawingml/2006/main">
              <a:graphicData uri="http://schemas.openxmlformats.org/drawingml/2006/picture">
                <pic:pic xmlns:pic="http://schemas.openxmlformats.org/drawingml/2006/picture">
                  <pic:nvPicPr>
                    <pic:cNvPr id="1073741827" name="IMG_20190520_113842-3-768x1024.jpg" descr="IMG_20190520_113842-3-768x1024.jpg"/>
                    <pic:cNvPicPr>
                      <a:picLocks noChangeAspect="1"/>
                    </pic:cNvPicPr>
                  </pic:nvPicPr>
                  <pic:blipFill>
                    <a:blip r:embed="rId6">
                      <a:extLst/>
                    </a:blip>
                    <a:srcRect l="0" t="20764" r="0" b="0"/>
                    <a:stretch>
                      <a:fillRect/>
                    </a:stretch>
                  </pic:blipFill>
                  <pic:spPr>
                    <a:xfrm>
                      <a:off x="0" y="0"/>
                      <a:ext cx="2764155" cy="2807335"/>
                    </a:xfrm>
                    <a:prstGeom prst="rect">
                      <a:avLst/>
                    </a:prstGeom>
                    <a:ln w="12700" cap="flat">
                      <a:noFill/>
                      <a:miter lim="400000"/>
                    </a:ln>
                    <a:effectLst/>
                  </pic:spPr>
                </pic:pic>
              </a:graphicData>
            </a:graphic>
          </wp:anchor>
        </w:drawing>
      </w:r>
      <w:ins w:id="366" w:date="2020-06-01T15:07:45Z" w:author="zenrunner">
        <w:r>
          <w:rPr>
            <w:rStyle w:val="None"/>
            <w:rFonts w:ascii="Arial Unicode MS" w:cs="Arial Unicode MS" w:hAnsi="Arial Unicode MS" w:eastAsia="Arial Unicode MS"/>
            <w:b w:val="0"/>
            <w:bCs w:val="0"/>
            <w:i w:val="0"/>
            <w:iCs w:val="0"/>
            <w:sz w:val="24"/>
            <w:szCs w:val="24"/>
          </w:rPr>
          <w:br w:type="page"/>
        </w:r>
      </w:ins>
    </w:p>
    <w:p>
      <w:pPr>
        <w:pStyle w:val="Body A"/>
        <w:spacing w:after="0" w:line="240" w:lineRule="auto"/>
        <w:jc w:val="both"/>
        <w:rPr>
          <w:ins w:id="367" w:date="2020-06-01T15:09:30Z" w:author="zenrunner"/>
          <w:rStyle w:val="None"/>
          <w:b w:val="1"/>
          <w:bCs w:val="1"/>
          <w:sz w:val="24"/>
          <w:szCs w:val="24"/>
        </w:rPr>
      </w:pPr>
      <w:r>
        <w:rPr>
          <w:rStyle w:val="None"/>
          <w:b w:val="1"/>
          <w:bCs w:val="1"/>
          <w:sz w:val="24"/>
          <w:szCs w:val="24"/>
          <w:rtl w:val="0"/>
          <w:lang w:val="en-US"/>
        </w:rPr>
        <w:t>Figure 2. Heat Map visualizing temperature (</w:t>
      </w:r>
      <w:r>
        <w:rPr>
          <w:rStyle w:val="None"/>
          <w:b w:val="1"/>
          <w:bCs w:val="1"/>
          <w:sz w:val="24"/>
          <w:szCs w:val="24"/>
          <w:rtl w:val="0"/>
          <w:lang w:val="en-US"/>
        </w:rPr>
        <w:t>°</w:t>
      </w:r>
      <w:r>
        <w:rPr>
          <w:rStyle w:val="None"/>
          <w:b w:val="1"/>
          <w:bCs w:val="1"/>
          <w:sz w:val="24"/>
          <w:szCs w:val="24"/>
          <w:rtl w:val="0"/>
          <w:lang w:val="en-US"/>
        </w:rPr>
        <w:t xml:space="preserve">F) during the study period at the different microsites. Darker red colours corresponds to cooler temperature whilst bright yellow colours correspond to warmer temperatures. </w:t>
      </w:r>
      <w:ins w:id="368" w:date="2020-06-01T15:09:30Z" w:author="zenrunner">
        <w:r>
          <w:rPr>
            <w:rStyle w:val="None"/>
            <w:b w:val="1"/>
            <w:bCs w:val="1"/>
            <w:sz w:val="24"/>
            <w:szCs w:val="24"/>
            <w:rtl w:val="0"/>
            <w:lang w:val="en-US"/>
          </w:rPr>
          <w:t>heat map is pretty but I find it hard to tell differences between microsites.. maybe facet into microsites? or try a different way to arrange</w:t>
        </w:r>
      </w:ins>
    </w:p>
    <w:p>
      <w:pPr>
        <w:pStyle w:val="Body A"/>
        <w:spacing w:after="0" w:line="240" w:lineRule="auto"/>
        <w:jc w:val="both"/>
        <w:rPr>
          <w:ins w:id="369" w:date="2020-06-01T15:09:30Z" w:author="zenrunner"/>
          <w:rStyle w:val="None"/>
          <w:b w:val="1"/>
          <w:bCs w:val="1"/>
          <w:sz w:val="24"/>
          <w:szCs w:val="24"/>
        </w:rPr>
      </w:pPr>
    </w:p>
    <w:p>
      <w:pPr>
        <w:pStyle w:val="Body A"/>
        <w:spacing w:after="0" w:line="240" w:lineRule="auto"/>
        <w:jc w:val="both"/>
        <w:rPr>
          <w:ins w:id="370" w:date="2020-06-01T15:09:30Z" w:author="zenrunner"/>
          <w:rStyle w:val="None"/>
          <w:b w:val="1"/>
          <w:bCs w:val="1"/>
          <w:sz w:val="24"/>
          <w:szCs w:val="24"/>
        </w:rPr>
      </w:pPr>
      <w:ins w:id="371" w:date="2020-06-01T15:09:30Z" w:author="zenrunner">
        <w:r>
          <w:rPr>
            <w:rStyle w:val="None"/>
            <w:b w:val="1"/>
            <w:bCs w:val="1"/>
            <w:sz w:val="24"/>
            <w:szCs w:val="24"/>
            <w:rtl w:val="0"/>
            <w:lang w:val="en-US"/>
          </w:rPr>
          <w:t>improve y-axis labels</w:t>
        </w:r>
      </w:ins>
    </w:p>
    <w:p>
      <w:pPr>
        <w:pStyle w:val="Body A"/>
        <w:spacing w:after="0" w:line="240" w:lineRule="auto"/>
        <w:jc w:val="both"/>
        <w:rPr>
          <w:ins w:id="372" w:date="2020-06-01T15:09:30Z" w:author="zenrunner"/>
          <w:rStyle w:val="None"/>
          <w:b w:val="1"/>
          <w:bCs w:val="1"/>
          <w:sz w:val="24"/>
          <w:szCs w:val="24"/>
        </w:rPr>
      </w:pPr>
    </w:p>
    <w:p>
      <w:pPr>
        <w:pStyle w:val="Body A"/>
        <w:spacing w:after="0" w:line="240" w:lineRule="auto"/>
        <w:jc w:val="both"/>
        <w:rPr>
          <w:ins w:id="373" w:date="2020-06-01T15:09:30Z" w:author="zenrunner"/>
          <w:rStyle w:val="None"/>
          <w:b w:val="1"/>
          <w:bCs w:val="1"/>
          <w:sz w:val="24"/>
          <w:szCs w:val="24"/>
        </w:rPr>
      </w:pPr>
    </w:p>
    <w:p>
      <w:pPr>
        <w:pStyle w:val="Body A"/>
        <w:spacing w:after="0" w:line="240" w:lineRule="auto"/>
        <w:jc w:val="both"/>
        <w:rPr>
          <w:ins w:id="374" w:date="2020-06-01T15:09:30Z" w:author="zenrunne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ins w:id="375" w:date="2020-06-01T15:16:28Z" w:author="zenrunner"/>
          <w:rStyle w:val="None"/>
          <w:b w:val="1"/>
          <w:bCs w:val="1"/>
          <w:sz w:val="24"/>
          <w:szCs w:val="24"/>
          <w:lang w:val="en-US"/>
        </w:rPr>
      </w:pPr>
      <w:r>
        <w:rPr>
          <w:rStyle w:val="None"/>
          <w:b w:val="1"/>
          <w:bCs w:val="1"/>
          <w:sz w:val="24"/>
          <w:szCs w:val="24"/>
          <w:lang w:val="en-US"/>
          <w14:textOutline w14:w="12700" w14:cap="flat">
            <w14:noFill/>
            <w14:miter w14:lim="400000"/>
          </w14:textOutline>
        </w:rPr>
        <w:drawing>
          <wp:anchor distT="57150" distB="57150" distL="57150" distR="57150" simplePos="0" relativeHeight="251662336" behindDoc="0" locked="0" layoutInCell="1" allowOverlap="1">
            <wp:simplePos x="0" y="0"/>
            <wp:positionH relativeFrom="page">
              <wp:posOffset>1085353</wp:posOffset>
            </wp:positionH>
            <wp:positionV relativeFrom="line">
              <wp:posOffset>249</wp:posOffset>
            </wp:positionV>
            <wp:extent cx="5772647" cy="4007170"/>
            <wp:effectExtent l="0" t="0" r="0" b="0"/>
            <wp:wrapSquare wrapText="bothSides" distL="57150" distR="57150" distT="57150" distB="57150"/>
            <wp:docPr id="1073741828" name="officeArt object" descr="Screenshot (48).png"/>
            <wp:cNvGraphicFramePr/>
            <a:graphic xmlns:a="http://schemas.openxmlformats.org/drawingml/2006/main">
              <a:graphicData uri="http://schemas.openxmlformats.org/drawingml/2006/picture">
                <pic:pic xmlns:pic="http://schemas.openxmlformats.org/drawingml/2006/picture">
                  <pic:nvPicPr>
                    <pic:cNvPr id="1073741828" name="Screenshot (48).png" descr="Screenshot (48).png"/>
                    <pic:cNvPicPr>
                      <a:picLocks noChangeAspect="1"/>
                    </pic:cNvPicPr>
                  </pic:nvPicPr>
                  <pic:blipFill>
                    <a:blip r:embed="rId7">
                      <a:extLst/>
                    </a:blip>
                    <a:srcRect l="5486" t="11653" r="28014" b="6281"/>
                    <a:stretch>
                      <a:fillRect/>
                    </a:stretch>
                  </pic:blipFill>
                  <pic:spPr>
                    <a:xfrm>
                      <a:off x="0" y="0"/>
                      <a:ext cx="5772647" cy="4007170"/>
                    </a:xfrm>
                    <a:prstGeom prst="rect">
                      <a:avLst/>
                    </a:prstGeom>
                    <a:ln w="12700" cap="flat">
                      <a:noFill/>
                      <a:miter lim="400000"/>
                    </a:ln>
                    <a:effectLst/>
                  </pic:spPr>
                </pic:pic>
              </a:graphicData>
            </a:graphic>
          </wp:anchor>
        </w:drawing>
      </w:r>
      <w:r>
        <w:rPr>
          <w:rStyle w:val="None"/>
          <w:b w:val="1"/>
          <w:bCs w:val="1"/>
          <w:sz w:val="24"/>
          <w:szCs w:val="24"/>
          <w:rtl w:val="0"/>
          <w:lang w:val="en-US"/>
        </w:rPr>
        <w:t xml:space="preserve">Figure 3. Scatter plot </w:t>
      </w:r>
      <w:del w:id="376" w:date="2020-06-01T15:09:39Z" w:author="zenrunner">
        <w:r>
          <w:rPr>
            <w:rStyle w:val="None"/>
            <w:b w:val="1"/>
            <w:bCs w:val="1"/>
            <w:sz w:val="24"/>
            <w:szCs w:val="24"/>
            <w:rtl w:val="0"/>
            <w:lang w:val="en-US"/>
          </w:rPr>
          <w:delText>(Jitter plot) showing</w:delText>
        </w:r>
      </w:del>
      <w:ins w:id="377" w:date="2020-06-01T15:09:39Z" w:author="zenrunner">
        <w:r>
          <w:rPr>
            <w:rStyle w:val="None"/>
            <w:b w:val="1"/>
            <w:bCs w:val="1"/>
            <w:sz w:val="24"/>
            <w:szCs w:val="24"/>
            <w:rtl w:val="0"/>
            <w:lang w:val="en-US"/>
          </w:rPr>
          <w:t>of</w:t>
        </w:r>
      </w:ins>
      <w:r>
        <w:rPr>
          <w:rStyle w:val="None"/>
          <w:b w:val="1"/>
          <w:bCs w:val="1"/>
          <w:sz w:val="24"/>
          <w:szCs w:val="24"/>
          <w:rtl w:val="0"/>
          <w:lang w:val="en-US"/>
        </w:rPr>
        <w:t xml:space="preserve"> light intensity (lum/ft</w:t>
      </w:r>
      <w:r>
        <w:rPr>
          <w:rStyle w:val="None"/>
          <w:b w:val="1"/>
          <w:bCs w:val="1"/>
          <w:sz w:val="24"/>
          <w:szCs w:val="24"/>
          <w:vertAlign w:val="superscript"/>
          <w:rtl w:val="0"/>
          <w:lang w:val="en-US"/>
        </w:rPr>
        <w:t>2</w:t>
      </w:r>
      <w:r>
        <w:rPr>
          <w:rStyle w:val="None"/>
          <w:b w:val="1"/>
          <w:bCs w:val="1"/>
          <w:sz w:val="24"/>
          <w:szCs w:val="24"/>
          <w:rtl w:val="0"/>
          <w:lang w:val="en-US"/>
        </w:rPr>
        <w:t xml:space="preserve">) over the duration of the study period at each microsite. Yellow dots represent maximum intensity, while blue dots represent minimum intensity experienced during each day. </w:t>
      </w:r>
    </w:p>
    <w:p>
      <w:pPr>
        <w:pStyle w:val="Body A"/>
        <w:spacing w:after="0" w:line="240" w:lineRule="auto"/>
        <w:jc w:val="both"/>
        <w:rPr>
          <w:ins w:id="378" w:date="2020-06-01T15:16:28Z" w:author="zenrunner"/>
          <w:rStyle w:val="None"/>
          <w:b w:val="1"/>
          <w:bCs w:val="1"/>
          <w:sz w:val="24"/>
          <w:szCs w:val="24"/>
          <w:lang w:val="en-US"/>
        </w:rPr>
      </w:pPr>
    </w:p>
    <w:p>
      <w:pPr>
        <w:pStyle w:val="Body A"/>
        <w:spacing w:after="0" w:line="240" w:lineRule="auto"/>
        <w:jc w:val="both"/>
        <w:rPr>
          <w:rStyle w:val="None"/>
          <w:b w:val="1"/>
          <w:bCs w:val="1"/>
          <w:sz w:val="24"/>
          <w:szCs w:val="24"/>
        </w:rPr>
      </w:pPr>
    </w:p>
    <w:p>
      <w:pPr>
        <w:pStyle w:val="Body A"/>
        <w:spacing w:after="0" w:line="240" w:lineRule="auto"/>
        <w:jc w:val="both"/>
        <w:rPr>
          <w:ins w:id="379" w:date="2020-06-01T16:45:51Z" w:author="zenrunner"/>
          <w:rStyle w:val="None"/>
          <w:b w:val="1"/>
          <w:bCs w:val="1"/>
          <w:sz w:val="24"/>
          <w:szCs w:val="24"/>
          <w:lang w:val="en-US"/>
        </w:rPr>
      </w:pPr>
    </w:p>
    <w:p>
      <w:pPr>
        <w:pStyle w:val="Body A"/>
        <w:spacing w:after="0" w:line="240" w:lineRule="auto"/>
        <w:jc w:val="both"/>
        <w:rPr>
          <w:ins w:id="380" w:date="2020-06-01T16:45:51Z" w:author="zenrunner"/>
          <w:rStyle w:val="None"/>
          <w:b w:val="1"/>
          <w:bCs w:val="1"/>
          <w:sz w:val="24"/>
          <w:szCs w:val="24"/>
          <w:lang w:val="en-US"/>
        </w:rPr>
      </w:pPr>
      <w:ins w:id="381" w:date="2020-06-01T16:45:51Z" w:author="zenrunner">
        <w:r>
          <w:rPr>
            <w:rStyle w:val="None"/>
            <w:b w:val="1"/>
            <w:bCs w:val="1"/>
            <w:sz w:val="24"/>
            <w:szCs w:val="24"/>
            <w:rtl w:val="0"/>
            <w:lang w:val="en-US"/>
          </w:rPr>
          <w:t>same here - I cannot tell the difference between stuff at all - maybe ask Mario and Malory too but really hard for me to see differences. not bad tho!! can you change colors too? max - red, min - blue? do same for temp plots</w:t>
        </w:r>
      </w:ins>
    </w:p>
    <w:p>
      <w:pPr>
        <w:pStyle w:val="Body A"/>
        <w:spacing w:after="0" w:line="240" w:lineRule="auto"/>
        <w:jc w:val="both"/>
        <w:rPr>
          <w:ins w:id="382" w:date="2020-06-01T16:45:51Z" w:author="zenrunner"/>
          <w:rStyle w:val="None"/>
          <w:b w:val="1"/>
          <w:bCs w:val="1"/>
          <w:sz w:val="24"/>
          <w:szCs w:val="24"/>
          <w:lang w:val="en-US"/>
        </w:rPr>
      </w:pPr>
    </w:p>
    <w:p>
      <w:pPr>
        <w:pStyle w:val="Body A"/>
        <w:spacing w:after="0" w:line="240" w:lineRule="auto"/>
        <w:jc w:val="both"/>
        <w:rPr>
          <w:rStyle w:val="None"/>
          <w:b w:val="1"/>
          <w:bCs w:val="1"/>
          <w:sz w:val="24"/>
          <w:szCs w:val="24"/>
          <w:lang w:val="en-US"/>
        </w:rPr>
      </w:pPr>
      <w:ins w:id="383" w:date="2020-06-01T16:45:51Z" w:author="zenrunner">
        <w:r>
          <w:rPr>
            <w:rStyle w:val="None"/>
            <w:b w:val="1"/>
            <w:bCs w:val="1"/>
            <w:sz w:val="24"/>
            <w:szCs w:val="24"/>
            <w:rtl w:val="0"/>
            <w:lang w:val="en-US"/>
          </w:rPr>
          <w:t>these points show each day - what did daily boxplots look like? too hard to tell apart?</w:t>
        </w:r>
      </w:ins>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 xml:space="preserve">Table 1. Generalized Linear Model (GLM) for predicting temperature. 95% Confidence Intervals are provided along with the p-value for each microsite. Significant p-values (p&lt;0.05) are bolded. </w:t>
      </w:r>
    </w:p>
    <w:p>
      <w:pPr>
        <w:pStyle w:val="Body A"/>
        <w:spacing w:after="0" w:line="240" w:lineRule="auto"/>
        <w:jc w:val="both"/>
        <w:rPr>
          <w:rStyle w:val="None"/>
          <w:b w:val="1"/>
          <w:bCs w:val="1"/>
          <w:sz w:val="24"/>
          <w:szCs w:val="24"/>
        </w:rPr>
      </w:pPr>
      <w:r>
        <w:rPr>
          <w:rStyle w:val="None"/>
          <w:sz w:val="24"/>
          <w:szCs w:val="24"/>
          <w14:textOutline w14:w="12700" w14:cap="flat">
            <w14:noFill/>
            <w14:miter w14:lim="400000"/>
          </w14:textOutline>
        </w:rPr>
        <w:drawing>
          <wp:anchor distT="57150" distB="57150" distL="57150" distR="57150" simplePos="0" relativeHeight="251666432" behindDoc="0" locked="0" layoutInCell="1" allowOverlap="1">
            <wp:simplePos x="0" y="0"/>
            <wp:positionH relativeFrom="page">
              <wp:posOffset>1714500</wp:posOffset>
            </wp:positionH>
            <wp:positionV relativeFrom="line">
              <wp:posOffset>151911</wp:posOffset>
            </wp:positionV>
            <wp:extent cx="4343400" cy="3383280"/>
            <wp:effectExtent l="0" t="0" r="0" b="0"/>
            <wp:wrapSquare wrapText="bothSides" distL="57150" distR="57150" distT="57150" distB="57150"/>
            <wp:docPr id="1073741829" name="officeArt object" descr="Screenshot (56).png"/>
            <wp:cNvGraphicFramePr/>
            <a:graphic xmlns:a="http://schemas.openxmlformats.org/drawingml/2006/main">
              <a:graphicData uri="http://schemas.openxmlformats.org/drawingml/2006/picture">
                <pic:pic xmlns:pic="http://schemas.openxmlformats.org/drawingml/2006/picture">
                  <pic:nvPicPr>
                    <pic:cNvPr id="1073741829" name="Screenshot (56).png" descr="Screenshot (56).png"/>
                    <pic:cNvPicPr>
                      <a:picLocks noChangeAspect="1"/>
                    </pic:cNvPicPr>
                  </pic:nvPicPr>
                  <pic:blipFill>
                    <a:blip r:embed="rId8">
                      <a:extLst/>
                    </a:blip>
                    <a:srcRect l="0" t="14726" r="55141" b="21514"/>
                    <a:stretch>
                      <a:fillRect/>
                    </a:stretch>
                  </pic:blipFill>
                  <pic:spPr>
                    <a:xfrm>
                      <a:off x="0" y="0"/>
                      <a:ext cx="4343400" cy="3383280"/>
                    </a:xfrm>
                    <a:prstGeom prst="rect">
                      <a:avLst/>
                    </a:prstGeom>
                    <a:ln w="12700" cap="flat">
                      <a:noFill/>
                      <a:miter lim="400000"/>
                    </a:ln>
                    <a:effectLst/>
                  </pic:spPr>
                </pic:pic>
              </a:graphicData>
            </a:graphic>
          </wp:anchor>
        </w:drawing>
      </w: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ind w:firstLine="720"/>
        <w:jc w:val="both"/>
        <w:rPr>
          <w:rStyle w:val="None"/>
          <w:sz w:val="24"/>
          <w:szCs w:val="24"/>
          <w:lang w:val="en-US"/>
        </w:rPr>
      </w:pPr>
    </w:p>
    <w:p>
      <w:pPr>
        <w:pStyle w:val="Body A"/>
        <w:spacing w:after="0" w:line="240" w:lineRule="auto"/>
        <w:jc w:val="both"/>
        <w:rPr>
          <w:rStyle w:val="None"/>
          <w:sz w:val="24"/>
          <w:szCs w:val="24"/>
          <w:lang w:val="en-US"/>
        </w:rPr>
      </w:pPr>
    </w:p>
    <w:p>
      <w:pPr>
        <w:pStyle w:val="Body A"/>
        <w:spacing w:after="0" w:line="240" w:lineRule="auto"/>
        <w:jc w:val="both"/>
        <w:rPr>
          <w:rStyle w:val="None"/>
          <w:sz w:val="24"/>
          <w:szCs w:val="24"/>
          <w:lang w:val="en-US"/>
        </w:rPr>
      </w:pPr>
    </w:p>
    <w:p>
      <w:pPr>
        <w:pStyle w:val="Body A"/>
        <w:spacing w:after="0" w:line="240" w:lineRule="auto"/>
        <w:jc w:val="both"/>
        <w:rPr>
          <w:rStyle w:val="None"/>
          <w:sz w:val="24"/>
          <w:szCs w:val="24"/>
          <w:lang w:val="en-US"/>
        </w:rPr>
      </w:pPr>
    </w:p>
    <w:p>
      <w:pPr>
        <w:pStyle w:val="Body A"/>
        <w:spacing w:after="0" w:line="240" w:lineRule="auto"/>
        <w:jc w:val="both"/>
        <w:rPr>
          <w:rStyle w:val="None"/>
          <w:sz w:val="24"/>
          <w:szCs w:val="24"/>
          <w:lang w:val="en-US"/>
        </w:rPr>
      </w:pPr>
    </w:p>
    <w:p>
      <w:pPr>
        <w:pStyle w:val="Body A"/>
        <w:spacing w:after="0" w:line="240" w:lineRule="auto"/>
        <w:jc w:val="both"/>
        <w:rPr>
          <w:rStyle w:val="None"/>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 xml:space="preserve">Table 2. Estimated Marginalized Mean (EMM) and standard error (SE) are given for each microsite based on temperature GLM.  Confidence Interval used is 95%. </w:t>
      </w:r>
    </w:p>
    <w:p>
      <w:pPr>
        <w:pStyle w:val="Body A"/>
        <w:spacing w:after="0" w:line="240" w:lineRule="auto"/>
        <w:jc w:val="both"/>
        <w:rPr>
          <w:rStyle w:val="None"/>
          <w:b w:val="1"/>
          <w:bCs w:val="1"/>
          <w:sz w:val="24"/>
          <w:szCs w:val="24"/>
          <w:lang w:val="en-US"/>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70"/>
        <w:gridCol w:w="1870"/>
        <w:gridCol w:w="1870"/>
        <w:gridCol w:w="1870"/>
        <w:gridCol w:w="1870"/>
      </w:tblGrid>
      <w:tr>
        <w:tblPrEx>
          <w:shd w:val="clear" w:color="auto" w:fill="d0ddef"/>
        </w:tblPrEx>
        <w:trPr>
          <w:trHeight w:val="252" w:hRule="atLeast"/>
        </w:trPr>
        <w:tc>
          <w:tcPr>
            <w:tcW w:type="dxa" w:w="1870"/>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A"/>
              <w:jc w:val="center"/>
            </w:pPr>
            <w:r>
              <w:rPr>
                <w:rStyle w:val="None"/>
                <w:rFonts w:ascii="Helvetica" w:hAnsi="Helvetica"/>
                <w:b w:val="1"/>
                <w:bCs w:val="1"/>
                <w:i w:val="1"/>
                <w:iCs w:val="1"/>
                <w:sz w:val="24"/>
                <w:szCs w:val="24"/>
                <w:shd w:val="nil" w:color="auto" w:fill="auto"/>
                <w:rtl w:val="0"/>
                <w:lang w:val="en-US"/>
              </w:rPr>
              <w:t>Microsite</w:t>
            </w:r>
          </w:p>
        </w:tc>
        <w:tc>
          <w:tcPr>
            <w:tcW w:type="dxa" w:w="1870"/>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emmean</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SE</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Asymp.LCL</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Asymp.UCL</w:t>
            </w:r>
          </w:p>
        </w:tc>
      </w:tr>
      <w:tr>
        <w:tblPrEx>
          <w:shd w:val="clear" w:color="auto" w:fill="d0ddef"/>
        </w:tblPrEx>
        <w:trPr>
          <w:trHeight w:val="252" w:hRule="atLeast"/>
        </w:trPr>
        <w:tc>
          <w:tcPr>
            <w:tcW w:type="dxa" w:w="1870"/>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open</w:t>
            </w:r>
          </w:p>
        </w:tc>
        <w:tc>
          <w:tcPr>
            <w:tcW w:type="dxa" w:w="1870"/>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73.7</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0.219</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73.3</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74.1</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shrub.ambient</w:t>
            </w:r>
          </w:p>
        </w:tc>
        <w:tc>
          <w:tcPr>
            <w:tcW w:type="dxa" w:w="1870"/>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73.9</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0.351</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73.2</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74.6</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shrub.soil</w:t>
            </w:r>
          </w:p>
        </w:tc>
        <w:tc>
          <w:tcPr>
            <w:tcW w:type="dxa" w:w="1870"/>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77.0</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0.417</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76.2</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77.8</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square</w:t>
            </w:r>
          </w:p>
        </w:tc>
        <w:tc>
          <w:tcPr>
            <w:tcW w:type="dxa" w:w="1870"/>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72.7</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0.378</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71.9</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73.4</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triangle</w:t>
            </w:r>
          </w:p>
        </w:tc>
        <w:tc>
          <w:tcPr>
            <w:tcW w:type="dxa" w:w="1870"/>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70.5</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0.463</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69.6</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71.4</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weather.station</w:t>
            </w:r>
          </w:p>
        </w:tc>
        <w:tc>
          <w:tcPr>
            <w:tcW w:type="dxa" w:w="1870"/>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68.3</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0.872</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66.6</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70.0</w:t>
            </w:r>
          </w:p>
        </w:tc>
      </w:tr>
      <w:tr>
        <w:tblPrEx>
          <w:shd w:val="clear" w:color="auto" w:fill="d0ddef"/>
        </w:tblPrEx>
        <w:trPr>
          <w:trHeight w:val="247" w:hRule="atLeast"/>
        </w:trPr>
        <w:tc>
          <w:tcPr>
            <w:tcW w:type="dxa" w:w="9350"/>
            <w:gridSpan w:val="5"/>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right"/>
            </w:pPr>
            <w:r>
              <w:rPr>
                <w:rStyle w:val="None"/>
                <w:rFonts w:ascii="Helvetica" w:hAnsi="Helvetica"/>
                <w:b w:val="1"/>
                <w:bCs w:val="1"/>
                <w:i w:val="1"/>
                <w:iCs w:val="1"/>
                <w:sz w:val="24"/>
                <w:szCs w:val="24"/>
                <w:shd w:val="nil" w:color="auto" w:fill="auto"/>
                <w:rtl w:val="0"/>
                <w:lang w:val="en-US"/>
              </w:rPr>
              <w:t>Microsite Pr(&gt;Chisq)= 0.0001</w:t>
            </w:r>
          </w:p>
        </w:tc>
      </w:tr>
    </w:tbl>
    <w:p>
      <w:pPr>
        <w:pStyle w:val="Body A"/>
        <w:widowControl w:val="0"/>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Table 3. Pairwise analysis of microsites based on temperature GLM. Standard error and p-values are given. Significant p-values are bolded.</w:t>
      </w:r>
    </w:p>
    <w:p>
      <w:pPr>
        <w:pStyle w:val="Body A"/>
        <w:spacing w:after="0" w:line="240" w:lineRule="auto"/>
        <w:jc w:val="both"/>
        <w:rPr>
          <w:rStyle w:val="None"/>
          <w:b w:val="1"/>
          <w:bCs w:val="1"/>
          <w:sz w:val="24"/>
          <w:szCs w:val="24"/>
          <w:lang w:val="en-US"/>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0"/>
        <w:gridCol w:w="1455"/>
        <w:gridCol w:w="1276"/>
        <w:gridCol w:w="1389"/>
        <w:gridCol w:w="1870"/>
      </w:tblGrid>
      <w:tr>
        <w:tblPrEx>
          <w:shd w:val="clear" w:color="auto" w:fill="d0ddef"/>
        </w:tblPrEx>
        <w:trPr>
          <w:trHeight w:val="252" w:hRule="atLeast"/>
        </w:trPr>
        <w:tc>
          <w:tcPr>
            <w:tcW w:type="dxa" w:w="3360"/>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A"/>
              <w:jc w:val="both"/>
            </w:pPr>
            <w:r>
              <w:rPr>
                <w:rStyle w:val="None"/>
                <w:rFonts w:ascii="Helvetica" w:hAnsi="Helvetica"/>
                <w:b w:val="1"/>
                <w:bCs w:val="1"/>
                <w:i w:val="1"/>
                <w:iCs w:val="1"/>
                <w:sz w:val="24"/>
                <w:szCs w:val="24"/>
                <w:shd w:val="nil" w:color="auto" w:fill="auto"/>
                <w:rtl w:val="0"/>
                <w:lang w:val="en-US"/>
              </w:rPr>
              <w:t>Contrast</w:t>
            </w:r>
          </w:p>
        </w:tc>
        <w:tc>
          <w:tcPr>
            <w:tcW w:type="dxa" w:w="1455"/>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estimate</w:t>
            </w:r>
          </w:p>
        </w:tc>
        <w:tc>
          <w:tcPr>
            <w:tcW w:type="dxa" w:w="1276"/>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SE</w:t>
            </w:r>
          </w:p>
        </w:tc>
        <w:tc>
          <w:tcPr>
            <w:tcW w:type="dxa" w:w="1389"/>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z.ratio</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 xml:space="preserve">p-Value </w:t>
            </w:r>
          </w:p>
        </w:tc>
      </w:tr>
      <w:tr>
        <w:tblPrEx>
          <w:shd w:val="clear" w:color="auto" w:fill="d0ddef"/>
        </w:tblPrEx>
        <w:trPr>
          <w:trHeight w:val="252" w:hRule="atLeast"/>
        </w:trPr>
        <w:tc>
          <w:tcPr>
            <w:tcW w:type="dxa" w:w="3360"/>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open-shrub.ambient</w:t>
            </w:r>
          </w:p>
        </w:tc>
        <w:tc>
          <w:tcPr>
            <w:tcW w:type="dxa" w:w="1455"/>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-0.247</w:t>
            </w:r>
          </w:p>
        </w:tc>
        <w:tc>
          <w:tcPr>
            <w:tcW w:type="dxa" w:w="1276"/>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0.414</w:t>
            </w:r>
          </w:p>
        </w:tc>
        <w:tc>
          <w:tcPr>
            <w:tcW w:type="dxa" w:w="1389"/>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-0.597</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0.9913</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open-shrub.soil</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-3.337</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0.471</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-7.077</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open-square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1.005</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0.437</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2.298</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0.1947</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open-triangle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3.195</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0.512</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6.238</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open-weather.station</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5.42</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0.899</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6.029</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shrub.ambient-shrub.soil</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-3.09</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0.545</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-5.665</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shrub.ambient-square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1.252</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0.516</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2.426</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0.1473</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shrub.ambient-triangle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3.442</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0.581</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5.952</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shrub.ambient-weather.station</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5.667</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0.94</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6.030</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shrub.soil-square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4.342</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0.563</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7.708</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shrub.soil-triangle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6.532</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0.623</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10.480</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shrub.soil-weather.station</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8.757</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0.967</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9.059</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square-triangle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2.19</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0.598</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3.664</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0.0034</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square-weather.station</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4.415</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0.95</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4.646</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5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triangle-weather.station</w:t>
            </w:r>
            <w:r>
              <w:rPr>
                <w:rStyle w:val="None"/>
                <w:rFonts w:ascii="Calibri Light" w:cs="Calibri Light" w:hAnsi="Calibri Light" w:eastAsia="Calibri Light"/>
                <w:sz w:val="24"/>
                <w:szCs w:val="24"/>
                <w:shd w:val="nil" w:color="auto" w:fill="auto"/>
              </w:rPr>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2.225</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0.987</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2.254</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0.2131</w:t>
            </w:r>
          </w:p>
        </w:tc>
      </w:tr>
    </w:tbl>
    <w:p>
      <w:pPr>
        <w:pStyle w:val="Body A"/>
        <w:widowControl w:val="0"/>
        <w:spacing w:after="0" w:line="240" w:lineRule="auto"/>
        <w:jc w:val="both"/>
        <w:rPr>
          <w:rStyle w:val="None"/>
          <w:b w:val="1"/>
          <w:bCs w:val="1"/>
          <w:sz w:val="24"/>
          <w:szCs w:val="24"/>
          <w:lang w:val="en-US"/>
        </w:rPr>
      </w:pPr>
    </w:p>
    <w:p>
      <w:pPr>
        <w:pStyle w:val="Body A"/>
        <w:spacing w:after="0" w:line="240" w:lineRule="auto"/>
        <w:jc w:val="both"/>
        <w:rPr>
          <w:rStyle w:val="None"/>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 xml:space="preserve">Table 4. Generalized Linear Model (GLM) for predicting light intensity. 95% Confidence Intervals are provided along with the p-value for each microsite. Significant p-values (p&lt;0.05) are bolded. </w:t>
      </w:r>
    </w:p>
    <w:p>
      <w:pPr>
        <w:pStyle w:val="Body A"/>
        <w:spacing w:after="0" w:line="240" w:lineRule="auto"/>
        <w:jc w:val="both"/>
        <w:rPr>
          <w:rStyle w:val="None"/>
          <w:sz w:val="24"/>
          <w:szCs w:val="24"/>
        </w:rPr>
      </w:pPr>
      <w:r>
        <w:rPr>
          <w:rStyle w:val="None"/>
          <w:sz w:val="24"/>
          <w:szCs w:val="24"/>
          <w14:textOutline w14:w="12700" w14:cap="flat">
            <w14:noFill/>
            <w14:miter w14:lim="400000"/>
          </w14:textOutline>
        </w:rPr>
        <w:drawing>
          <wp:anchor distT="57150" distB="57150" distL="57150" distR="57150" simplePos="0" relativeHeight="251665408" behindDoc="0" locked="0" layoutInCell="1" allowOverlap="1">
            <wp:simplePos x="0" y="0"/>
            <wp:positionH relativeFrom="page">
              <wp:posOffset>1166177</wp:posOffset>
            </wp:positionH>
            <wp:positionV relativeFrom="line">
              <wp:posOffset>229478</wp:posOffset>
            </wp:positionV>
            <wp:extent cx="5440046" cy="2848611"/>
            <wp:effectExtent l="0" t="0" r="0" b="0"/>
            <wp:wrapSquare wrapText="bothSides" distL="57150" distR="57150" distT="57150" distB="57150"/>
            <wp:docPr id="1073741830" name="officeArt object" descr="Screenshot (53).png"/>
            <wp:cNvGraphicFramePr/>
            <a:graphic xmlns:a="http://schemas.openxmlformats.org/drawingml/2006/main">
              <a:graphicData uri="http://schemas.openxmlformats.org/drawingml/2006/picture">
                <pic:pic xmlns:pic="http://schemas.openxmlformats.org/drawingml/2006/picture">
                  <pic:nvPicPr>
                    <pic:cNvPr id="1073741830" name="Screenshot (53).png" descr="Screenshot (53).png"/>
                    <pic:cNvPicPr>
                      <a:picLocks noChangeAspect="1"/>
                    </pic:cNvPicPr>
                  </pic:nvPicPr>
                  <pic:blipFill>
                    <a:blip r:embed="rId9">
                      <a:extLst/>
                    </a:blip>
                    <a:srcRect l="0" t="14435" r="37927" b="27825"/>
                    <a:stretch>
                      <a:fillRect/>
                    </a:stretch>
                  </pic:blipFill>
                  <pic:spPr>
                    <a:xfrm>
                      <a:off x="0" y="0"/>
                      <a:ext cx="5440046" cy="2848611"/>
                    </a:xfrm>
                    <a:prstGeom prst="rect">
                      <a:avLst/>
                    </a:prstGeom>
                    <a:ln w="12700" cap="flat">
                      <a:noFill/>
                      <a:miter lim="400000"/>
                    </a:ln>
                    <a:effectLst/>
                  </pic:spPr>
                </pic:pic>
              </a:graphicData>
            </a:graphic>
          </wp:anchor>
        </w:drawing>
      </w:r>
    </w:p>
    <w:p>
      <w:pPr>
        <w:pStyle w:val="Body A"/>
        <w:spacing w:after="0" w:line="240" w:lineRule="auto"/>
        <w:jc w:val="both"/>
        <w:rPr>
          <w:rStyle w:val="None"/>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Table 5. Estimated Marginalized Mean (EMM) and standard error (SE) are given for each microsite based on light intensity GLM.  Results are given on the log scale and Confidence Interval used is 95%.</w:t>
      </w:r>
    </w:p>
    <w:p>
      <w:pPr>
        <w:pStyle w:val="Body A"/>
        <w:spacing w:after="0" w:line="240" w:lineRule="auto"/>
        <w:jc w:val="both"/>
        <w:rPr>
          <w:rStyle w:val="None"/>
          <w:sz w:val="24"/>
          <w:szCs w:val="24"/>
          <w:lang w:val="en-US"/>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70"/>
        <w:gridCol w:w="1870"/>
        <w:gridCol w:w="1870"/>
        <w:gridCol w:w="1870"/>
        <w:gridCol w:w="1870"/>
      </w:tblGrid>
      <w:tr>
        <w:tblPrEx>
          <w:shd w:val="clear" w:color="auto" w:fill="d0ddef"/>
        </w:tblPrEx>
        <w:trPr>
          <w:trHeight w:val="252" w:hRule="atLeast"/>
        </w:trPr>
        <w:tc>
          <w:tcPr>
            <w:tcW w:type="dxa" w:w="1870"/>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A"/>
              <w:jc w:val="center"/>
            </w:pPr>
            <w:r>
              <w:rPr>
                <w:rStyle w:val="None"/>
                <w:rFonts w:ascii="Helvetica" w:hAnsi="Helvetica"/>
                <w:b w:val="1"/>
                <w:bCs w:val="1"/>
                <w:i w:val="1"/>
                <w:iCs w:val="1"/>
                <w:sz w:val="24"/>
                <w:szCs w:val="24"/>
                <w:shd w:val="nil" w:color="auto" w:fill="auto"/>
                <w:rtl w:val="0"/>
                <w:lang w:val="en-US"/>
              </w:rPr>
              <w:t>Microsite</w:t>
            </w:r>
          </w:p>
        </w:tc>
        <w:tc>
          <w:tcPr>
            <w:tcW w:type="dxa" w:w="1870"/>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emmean</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SE</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Asymp.LCL</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Helvetica" w:hAnsi="Helvetica"/>
                <w:b w:val="1"/>
                <w:bCs w:val="1"/>
                <w:i w:val="1"/>
                <w:iCs w:val="1"/>
                <w:sz w:val="24"/>
                <w:szCs w:val="24"/>
                <w:shd w:val="nil" w:color="auto" w:fill="auto"/>
                <w:rtl w:val="0"/>
                <w:lang w:val="en-US"/>
              </w:rPr>
              <w:t>Asymp.UCL</w:t>
            </w:r>
          </w:p>
        </w:tc>
      </w:tr>
      <w:tr>
        <w:tblPrEx>
          <w:shd w:val="clear" w:color="auto" w:fill="d0ddef"/>
        </w:tblPrEx>
        <w:trPr>
          <w:trHeight w:val="252" w:hRule="atLeast"/>
        </w:trPr>
        <w:tc>
          <w:tcPr>
            <w:tcW w:type="dxa" w:w="1870"/>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open</w:t>
            </w:r>
          </w:p>
        </w:tc>
        <w:tc>
          <w:tcPr>
            <w:tcW w:type="dxa" w:w="1870"/>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8.111</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0.018</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8.076</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8.146</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shrub.ambient</w:t>
            </w:r>
          </w:p>
        </w:tc>
        <w:tc>
          <w:tcPr>
            <w:tcW w:type="dxa" w:w="1870"/>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7.395</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0.04146</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7.314</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7.476</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shrub.soil</w:t>
            </w:r>
          </w:p>
        </w:tc>
        <w:tc>
          <w:tcPr>
            <w:tcW w:type="dxa" w:w="1870"/>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3.522</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0.4142</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2.711</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4.334</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square</w:t>
            </w:r>
          </w:p>
        </w:tc>
        <w:tc>
          <w:tcPr>
            <w:tcW w:type="dxa" w:w="1870"/>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7.424</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0.04371</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7.338</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7.51</w:t>
            </w:r>
          </w:p>
        </w:tc>
      </w:tr>
      <w:tr>
        <w:tblPrEx>
          <w:shd w:val="clear" w:color="auto" w:fill="d0ddef"/>
        </w:tblPrEx>
        <w:trPr>
          <w:trHeight w:val="247" w:hRule="atLeast"/>
        </w:trPr>
        <w:tc>
          <w:tcPr>
            <w:tcW w:type="dxa" w:w="187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triangle</w:t>
            </w:r>
          </w:p>
        </w:tc>
        <w:tc>
          <w:tcPr>
            <w:tcW w:type="dxa" w:w="1870"/>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7.529</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0.05124</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7.429</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Calibri Light" w:hAnsi="Calibri Light"/>
                <w:sz w:val="24"/>
                <w:szCs w:val="24"/>
                <w:shd w:val="nil" w:color="auto" w:fill="auto"/>
                <w:rtl w:val="0"/>
                <w:lang w:val="en-US"/>
              </w:rPr>
              <w:t>7.63</w:t>
            </w:r>
          </w:p>
        </w:tc>
      </w:tr>
      <w:tr>
        <w:tblPrEx>
          <w:shd w:val="clear" w:color="auto" w:fill="d0ddef"/>
        </w:tblPrEx>
        <w:trPr>
          <w:trHeight w:val="540" w:hRule="atLeast"/>
        </w:trPr>
        <w:tc>
          <w:tcPr>
            <w:tcW w:type="dxa" w:w="9350"/>
            <w:gridSpan w:val="5"/>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right"/>
            </w:pPr>
            <w:r>
              <w:rPr>
                <w:rStyle w:val="None"/>
                <w:rFonts w:ascii="Helvetica" w:hAnsi="Helvetica"/>
                <w:b w:val="1"/>
                <w:bCs w:val="1"/>
                <w:i w:val="1"/>
                <w:iCs w:val="1"/>
                <w:sz w:val="24"/>
                <w:szCs w:val="24"/>
                <w:shd w:val="nil" w:color="auto" w:fill="auto"/>
                <w:rtl w:val="0"/>
                <w:lang w:val="en-US"/>
              </w:rPr>
              <w:t>Microsite Pr(&gt;Chisq)= 0.0001</w:t>
            </w:r>
          </w:p>
        </w:tc>
      </w:tr>
    </w:tbl>
    <w:p>
      <w:pPr>
        <w:pStyle w:val="Body A"/>
        <w:widowControl w:val="0"/>
        <w:spacing w:after="0" w:line="240" w:lineRule="auto"/>
        <w:jc w:val="both"/>
        <w:rPr>
          <w:rStyle w:val="None"/>
          <w:sz w:val="24"/>
          <w:szCs w:val="24"/>
          <w:lang w:val="en-US"/>
        </w:rPr>
      </w:pPr>
    </w:p>
    <w:p>
      <w:pPr>
        <w:pStyle w:val="Body A"/>
        <w:spacing w:after="0" w:line="240" w:lineRule="auto"/>
        <w:jc w:val="both"/>
        <w:rPr>
          <w:rStyle w:val="None"/>
          <w:rFonts w:ascii="Calibri Light" w:cs="Calibri Light" w:hAnsi="Calibri Light" w:eastAsia="Calibri Light"/>
          <w:sz w:val="24"/>
          <w:szCs w:val="24"/>
          <w:lang w:val="en-US"/>
        </w:rPr>
      </w:pPr>
    </w:p>
    <w:p>
      <w:pPr>
        <w:pStyle w:val="Body A"/>
        <w:spacing w:after="0" w:line="240" w:lineRule="auto"/>
        <w:jc w:val="both"/>
        <w:rPr>
          <w:rStyle w:val="None"/>
          <w:rFonts w:ascii="Calibri Light" w:cs="Calibri Light" w:hAnsi="Calibri Light" w:eastAsia="Calibri Light"/>
          <w:sz w:val="24"/>
          <w:szCs w:val="24"/>
          <w:lang w:val="en-US"/>
        </w:rPr>
      </w:pPr>
    </w:p>
    <w:p>
      <w:pPr>
        <w:pStyle w:val="Body A"/>
        <w:spacing w:after="0" w:line="240" w:lineRule="auto"/>
        <w:jc w:val="both"/>
        <w:rPr>
          <w:rStyle w:val="None"/>
          <w:rFonts w:ascii="Calibri Light" w:cs="Calibri Light" w:hAnsi="Calibri Light" w:eastAsia="Calibri Light"/>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 xml:space="preserve">Table 6. Pairwise analysis of microsites based on light intensity GLM. Standard error and p-values are given. Significant p-values are bolded and confidence level used is 95%. Results are given on the log scale. </w:t>
      </w:r>
    </w:p>
    <w:p>
      <w:pPr>
        <w:pStyle w:val="Body A"/>
        <w:spacing w:after="0" w:line="240" w:lineRule="auto"/>
        <w:jc w:val="both"/>
        <w:rPr>
          <w:rStyle w:val="None"/>
          <w:rFonts w:ascii="Calibri Light" w:cs="Calibri Light" w:hAnsi="Calibri Light" w:eastAsia="Calibri Light"/>
          <w:sz w:val="24"/>
          <w:szCs w:val="24"/>
          <w:lang w:val="en-US"/>
        </w:rPr>
      </w:pPr>
    </w:p>
    <w:tbl>
      <w:tblPr>
        <w:tblW w:w="93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0"/>
        <w:gridCol w:w="1455"/>
        <w:gridCol w:w="1276"/>
        <w:gridCol w:w="1389"/>
        <w:gridCol w:w="1870"/>
      </w:tblGrid>
      <w:tr>
        <w:tblPrEx>
          <w:shd w:val="clear" w:color="auto" w:fill="d0ddef"/>
        </w:tblPrEx>
        <w:trPr>
          <w:trHeight w:val="252" w:hRule="atLeast"/>
        </w:trPr>
        <w:tc>
          <w:tcPr>
            <w:tcW w:type="dxa" w:w="3360"/>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A"/>
              <w:jc w:val="both"/>
            </w:pPr>
            <w:r>
              <w:rPr>
                <w:rStyle w:val="None"/>
                <w:rFonts w:ascii="Helvetica" w:hAnsi="Helvetica"/>
                <w:b w:val="1"/>
                <w:bCs w:val="1"/>
                <w:i w:val="1"/>
                <w:iCs w:val="1"/>
                <w:sz w:val="24"/>
                <w:szCs w:val="24"/>
                <w:shd w:val="nil" w:color="auto" w:fill="auto"/>
                <w:rtl w:val="0"/>
                <w:lang w:val="en-US"/>
              </w:rPr>
              <w:t>Contrast</w:t>
            </w:r>
          </w:p>
        </w:tc>
        <w:tc>
          <w:tcPr>
            <w:tcW w:type="dxa" w:w="1455"/>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estimate</w:t>
            </w:r>
          </w:p>
        </w:tc>
        <w:tc>
          <w:tcPr>
            <w:tcW w:type="dxa" w:w="1276"/>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SE</w:t>
            </w:r>
          </w:p>
        </w:tc>
        <w:tc>
          <w:tcPr>
            <w:tcW w:type="dxa" w:w="1389"/>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z.ratio</w:t>
            </w:r>
          </w:p>
        </w:tc>
        <w:tc>
          <w:tcPr>
            <w:tcW w:type="dxa" w:w="187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i w:val="1"/>
                <w:iCs w:val="1"/>
                <w:sz w:val="24"/>
                <w:szCs w:val="24"/>
                <w:shd w:val="nil" w:color="auto" w:fill="auto"/>
                <w:rtl w:val="0"/>
                <w:lang w:val="en-US"/>
              </w:rPr>
              <w:t xml:space="preserve">p-Value </w:t>
            </w:r>
          </w:p>
        </w:tc>
      </w:tr>
      <w:tr>
        <w:tblPrEx>
          <w:shd w:val="clear" w:color="auto" w:fill="d0ddef"/>
        </w:tblPrEx>
        <w:trPr>
          <w:trHeight w:val="252" w:hRule="atLeast"/>
        </w:trPr>
        <w:tc>
          <w:tcPr>
            <w:tcW w:type="dxa" w:w="3360"/>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open-shrub.ambient</w:t>
            </w:r>
          </w:p>
        </w:tc>
        <w:tc>
          <w:tcPr>
            <w:tcW w:type="dxa" w:w="1455"/>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0.7161</w:t>
            </w:r>
          </w:p>
        </w:tc>
        <w:tc>
          <w:tcPr>
            <w:tcW w:type="dxa" w:w="1276"/>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0.0452</w:t>
            </w:r>
          </w:p>
        </w:tc>
        <w:tc>
          <w:tcPr>
            <w:tcW w:type="dxa" w:w="1389"/>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15.842</w:t>
            </w:r>
          </w:p>
        </w:tc>
        <w:tc>
          <w:tcPr>
            <w:tcW w:type="dxa" w:w="187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open-shrub.soil</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0.5889</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0.4146</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11.068</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open-square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0.6873</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0.0473</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14.539</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open-triangle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0.5821</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0.0543</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10.718</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shrub.ambient-shrub.soil</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3.8728</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0.4163</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9.304</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shrub.ambient-square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-0.0287</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0.0602</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-0.477</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0.9895</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shrub.ambient-triangle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-0.134</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0.0659</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-2.032</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0.2505</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shrub.soil-square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-0.9015</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0.4165</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-9.367</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shrub.soil-triangle</w:t>
            </w:r>
          </w:p>
        </w:tc>
        <w:tc>
          <w:tcPr>
            <w:tcW w:type="dxa" w:w="145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-4.0068</w:t>
            </w:r>
          </w:p>
        </w:tc>
        <w:tc>
          <w:tcPr>
            <w:tcW w:type="dxa" w:w="1276"/>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0.4174</w:t>
            </w:r>
          </w:p>
        </w:tc>
        <w:tc>
          <w:tcPr>
            <w:tcW w:type="dxa" w:w="1389"/>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-9.600</w:t>
            </w:r>
          </w:p>
        </w:tc>
        <w:tc>
          <w:tcPr>
            <w:tcW w:type="dxa" w:w="187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both"/>
            </w:pPr>
            <w:r>
              <w:rPr>
                <w:rStyle w:val="None"/>
                <w:rFonts w:ascii="Helvetica" w:hAnsi="Helvetica"/>
                <w:b w:val="1"/>
                <w:bCs w:val="1"/>
                <w:sz w:val="24"/>
                <w:szCs w:val="24"/>
                <w:shd w:val="nil" w:color="auto" w:fill="auto"/>
                <w:rtl w:val="0"/>
                <w:lang w:val="en-US"/>
              </w:rPr>
              <w:t>0.0001</w:t>
            </w:r>
          </w:p>
        </w:tc>
      </w:tr>
      <w:tr>
        <w:tblPrEx>
          <w:shd w:val="clear" w:color="auto" w:fill="d0ddef"/>
        </w:tblPrEx>
        <w:trPr>
          <w:trHeight w:val="247" w:hRule="atLeast"/>
        </w:trPr>
        <w:tc>
          <w:tcPr>
            <w:tcW w:type="dxa" w:w="3360"/>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pPr>
            <w:r>
              <w:rPr>
                <w:rStyle w:val="None"/>
                <w:rFonts w:ascii="Calibri Light" w:hAnsi="Calibri Light"/>
                <w:sz w:val="24"/>
                <w:szCs w:val="24"/>
                <w:shd w:val="nil" w:color="auto" w:fill="auto"/>
                <w:rtl w:val="0"/>
                <w:lang w:val="en-US"/>
              </w:rPr>
              <w:t>square-triangle</w:t>
            </w:r>
          </w:p>
        </w:tc>
        <w:tc>
          <w:tcPr>
            <w:tcW w:type="dxa" w:w="145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-0.1052</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0.0674</w:t>
            </w:r>
          </w:p>
        </w:tc>
        <w:tc>
          <w:tcPr>
            <w:tcW w:type="dxa" w:w="1389"/>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-1.562</w:t>
            </w:r>
          </w:p>
        </w:tc>
        <w:tc>
          <w:tcPr>
            <w:tcW w:type="dxa" w:w="187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both"/>
            </w:pPr>
            <w:r>
              <w:rPr>
                <w:rStyle w:val="None"/>
                <w:rFonts w:ascii="Calibri Light" w:hAnsi="Calibri Light"/>
                <w:sz w:val="24"/>
                <w:szCs w:val="24"/>
                <w:shd w:val="nil" w:color="auto" w:fill="auto"/>
                <w:rtl w:val="0"/>
                <w:lang w:val="en-US"/>
              </w:rPr>
              <w:t>0.5218</w:t>
            </w:r>
          </w:p>
        </w:tc>
      </w:tr>
    </w:tbl>
    <w:p>
      <w:pPr>
        <w:pStyle w:val="Body A"/>
        <w:widowControl w:val="0"/>
        <w:spacing w:after="0" w:line="240" w:lineRule="auto"/>
        <w:jc w:val="center"/>
        <w:rPr>
          <w:rStyle w:val="None"/>
          <w:rFonts w:ascii="Calibri Light" w:cs="Calibri Light" w:hAnsi="Calibri Light" w:eastAsia="Calibri Light"/>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lang w:val="en-US"/>
        </w:rPr>
      </w:pPr>
      <w:r>
        <w:rPr>
          <w:rStyle w:val="None"/>
          <w:b w:val="1"/>
          <w:bCs w:val="1"/>
          <w:sz w:val="24"/>
          <w:szCs w:val="24"/>
          <w:rtl w:val="0"/>
          <w:lang w:val="en-US"/>
        </w:rPr>
        <w:t>Supplementary Appendix</w:t>
      </w:r>
    </w:p>
    <w:p>
      <w:pPr>
        <w:pStyle w:val="Body A"/>
        <w:spacing w:after="0" w:line="240" w:lineRule="auto"/>
        <w:jc w:val="both"/>
        <w:rPr>
          <w:rStyle w:val="None"/>
          <w:b w:val="1"/>
          <w:bCs w:val="1"/>
          <w:sz w:val="24"/>
          <w:szCs w:val="24"/>
          <w:lang w:val="en-US"/>
        </w:rPr>
      </w:pPr>
    </w:p>
    <w:p>
      <w:pPr>
        <w:pStyle w:val="Body A"/>
        <w:spacing w:after="0" w:line="240" w:lineRule="auto"/>
        <w:jc w:val="both"/>
        <w:rPr>
          <w:rStyle w:val="None"/>
          <w:b w:val="1"/>
          <w:bCs w:val="1"/>
          <w:sz w:val="24"/>
          <w:szCs w:val="24"/>
        </w:rPr>
      </w:pPr>
      <w:r>
        <w:rPr>
          <w:rStyle w:val="None"/>
          <w:b w:val="1"/>
          <w:bCs w:val="1"/>
          <w:sz w:val="24"/>
          <w:szCs w:val="24"/>
          <w:rtl w:val="0"/>
          <w:lang w:val="en-US"/>
        </w:rPr>
        <w:t xml:space="preserve">A. A list of PVC pieces used for shelter skeleton construction is provided alongside the quantity needed to build one of each shelter-type. </w:t>
      </w:r>
    </w:p>
    <w:p>
      <w:pPr>
        <w:pStyle w:val="Body A"/>
        <w:spacing w:after="0" w:line="240" w:lineRule="auto"/>
        <w:jc w:val="both"/>
        <w:rPr>
          <w:rStyle w:val="None"/>
          <w:b w:val="1"/>
          <w:bCs w:val="1"/>
          <w:sz w:val="24"/>
          <w:szCs w:val="24"/>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401"/>
        <w:gridCol w:w="2999"/>
        <w:gridCol w:w="2960"/>
      </w:tblGrid>
      <w:tr>
        <w:tblPrEx>
          <w:shd w:val="clear" w:color="auto" w:fill="d0ddef"/>
        </w:tblPrEx>
        <w:trPr>
          <w:trHeight w:val="595" w:hRule="atLeast"/>
        </w:trPr>
        <w:tc>
          <w:tcPr>
            <w:tcW w:type="dxa" w:w="3401"/>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A"/>
              <w:tabs>
                <w:tab w:val="center" w:pos="1620"/>
                <w:tab w:val="right" w:pos="3241"/>
              </w:tabs>
            </w:pPr>
            <w:r>
              <w:rPr>
                <w:rStyle w:val="None"/>
                <w:rFonts w:ascii="Times New Roman" w:cs="Times New Roman" w:hAnsi="Times New Roman" w:eastAsia="Times New Roman"/>
                <w:b w:val="1"/>
                <w:bCs w:val="1"/>
                <w:i w:val="1"/>
                <w:iCs w:val="1"/>
                <w:sz w:val="24"/>
                <w:szCs w:val="24"/>
                <w:shd w:val="nil" w:color="auto" w:fill="auto"/>
                <w:rtl w:val="0"/>
                <w:lang w:val="en-US"/>
              </w:rPr>
              <w:tab/>
              <w:t>Piece</w:t>
              <w:tab/>
            </w:r>
          </w:p>
        </w:tc>
        <w:tc>
          <w:tcPr>
            <w:tcW w:type="dxa" w:w="2999"/>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b w:val="1"/>
                <w:bCs w:val="1"/>
                <w:i w:val="1"/>
                <w:iCs w:val="1"/>
                <w:sz w:val="24"/>
                <w:szCs w:val="24"/>
                <w:shd w:val="nil" w:color="auto" w:fill="auto"/>
                <w:rtl w:val="0"/>
                <w:lang w:val="en-US"/>
              </w:rPr>
              <w:t>Quantity for Triangular Shelter</w:t>
            </w:r>
          </w:p>
        </w:tc>
        <w:tc>
          <w:tcPr>
            <w:tcW w:type="dxa" w:w="296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b w:val="1"/>
                <w:bCs w:val="1"/>
                <w:i w:val="1"/>
                <w:iCs w:val="1"/>
                <w:sz w:val="24"/>
                <w:szCs w:val="24"/>
                <w:shd w:val="nil" w:color="auto" w:fill="auto"/>
                <w:rtl w:val="0"/>
                <w:lang w:val="en-US"/>
              </w:rPr>
              <w:t>Quantity for Rectangular Shelter</w:t>
            </w:r>
          </w:p>
        </w:tc>
      </w:tr>
      <w:tr>
        <w:tblPrEx>
          <w:shd w:val="clear" w:color="auto" w:fill="d0ddef"/>
        </w:tblPrEx>
        <w:trPr>
          <w:trHeight w:val="295" w:hRule="atLeast"/>
        </w:trPr>
        <w:tc>
          <w:tcPr>
            <w:tcW w:type="dxa" w:w="3401"/>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61 cm (</w:t>
            </w:r>
            <w:r>
              <w:rPr>
                <w:rStyle w:val="None"/>
                <w:rFonts w:ascii="Times New Roman" w:hAnsi="Times New Roman" w:hint="default"/>
                <w:sz w:val="24"/>
                <w:szCs w:val="24"/>
                <w:shd w:val="nil" w:color="auto" w:fill="auto"/>
                <w:rtl w:val="0"/>
                <w:lang w:val="en-US"/>
              </w:rPr>
              <w:t xml:space="preserve">½ </w:t>
            </w:r>
            <w:r>
              <w:rPr>
                <w:rStyle w:val="None"/>
                <w:rFonts w:ascii="Times New Roman" w:hAnsi="Times New Roman"/>
                <w:sz w:val="24"/>
                <w:szCs w:val="24"/>
                <w:shd w:val="nil" w:color="auto" w:fill="auto"/>
                <w:rtl w:val="0"/>
                <w:lang w:val="en-US"/>
              </w:rPr>
              <w:t>inch diameter) pipe</w:t>
            </w:r>
          </w:p>
        </w:tc>
        <w:tc>
          <w:tcPr>
            <w:tcW w:type="dxa" w:w="2999"/>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4</w:t>
            </w:r>
          </w:p>
        </w:tc>
        <w:tc>
          <w:tcPr>
            <w:tcW w:type="dxa" w:w="296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4</w:t>
            </w:r>
          </w:p>
        </w:tc>
      </w:tr>
      <w:tr>
        <w:tblPrEx>
          <w:shd w:val="clear" w:color="auto" w:fill="d0ddef"/>
        </w:tblPrEx>
        <w:trPr>
          <w:trHeight w:val="290" w:hRule="atLeast"/>
        </w:trPr>
        <w:tc>
          <w:tcPr>
            <w:tcW w:type="dxa" w:w="340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61 cm (</w:t>
            </w:r>
            <w:r>
              <w:rPr>
                <w:rStyle w:val="None"/>
                <w:rFonts w:ascii="Times New Roman" w:hAnsi="Times New Roman" w:hint="default"/>
                <w:sz w:val="24"/>
                <w:szCs w:val="24"/>
                <w:shd w:val="nil" w:color="auto" w:fill="auto"/>
                <w:rtl w:val="0"/>
                <w:lang w:val="en-US"/>
              </w:rPr>
              <w:t xml:space="preserve">¾ </w:t>
            </w:r>
            <w:r>
              <w:rPr>
                <w:rStyle w:val="None"/>
                <w:rFonts w:ascii="Times New Roman" w:hAnsi="Times New Roman"/>
                <w:sz w:val="24"/>
                <w:szCs w:val="24"/>
                <w:shd w:val="nil" w:color="auto" w:fill="auto"/>
                <w:rtl w:val="0"/>
                <w:lang w:val="en-US"/>
              </w:rPr>
              <w:t>inch diameter) pipe</w:t>
            </w:r>
          </w:p>
        </w:tc>
        <w:tc>
          <w:tcPr>
            <w:tcW w:type="dxa" w:w="2999"/>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NA</w:t>
            </w:r>
          </w:p>
        </w:tc>
        <w:tc>
          <w:tcPr>
            <w:tcW w:type="dxa" w:w="296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2</w:t>
            </w:r>
          </w:p>
        </w:tc>
      </w:tr>
      <w:tr>
        <w:tblPrEx>
          <w:shd w:val="clear" w:color="auto" w:fill="d0ddef"/>
        </w:tblPrEx>
        <w:trPr>
          <w:trHeight w:val="290" w:hRule="atLeast"/>
        </w:trPr>
        <w:tc>
          <w:tcPr>
            <w:tcW w:type="dxa" w:w="340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 xml:space="preserve">75 </w:t>
            </w:r>
            <w:r>
              <w:rPr>
                <w:rStyle w:val="None"/>
                <w:rFonts w:ascii="Times New Roman" w:hAnsi="Times New Roman" w:hint="default"/>
                <w:sz w:val="24"/>
                <w:szCs w:val="24"/>
                <w:shd w:val="nil" w:color="auto" w:fill="auto"/>
                <w:rtl w:val="0"/>
                <w:lang w:val="en-US"/>
              </w:rPr>
              <w:t xml:space="preserve">¾ </w:t>
            </w:r>
            <w:r>
              <w:rPr>
                <w:rStyle w:val="None"/>
                <w:rFonts w:ascii="Times New Roman" w:hAnsi="Times New Roman"/>
                <w:sz w:val="24"/>
                <w:szCs w:val="24"/>
                <w:shd w:val="nil" w:color="auto" w:fill="auto"/>
                <w:rtl w:val="0"/>
                <w:lang w:val="en-US"/>
              </w:rPr>
              <w:t>cm pipe</w:t>
            </w:r>
          </w:p>
        </w:tc>
        <w:tc>
          <w:tcPr>
            <w:tcW w:type="dxa" w:w="2999"/>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w:t>
            </w:r>
          </w:p>
        </w:tc>
        <w:tc>
          <w:tcPr>
            <w:tcW w:type="dxa" w:w="296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NA</w:t>
            </w:r>
          </w:p>
        </w:tc>
      </w:tr>
      <w:tr>
        <w:tblPrEx>
          <w:shd w:val="clear" w:color="auto" w:fill="d0ddef"/>
        </w:tblPrEx>
        <w:trPr>
          <w:trHeight w:val="290" w:hRule="atLeast"/>
        </w:trPr>
        <w:tc>
          <w:tcPr>
            <w:tcW w:type="dxa" w:w="340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hint="default"/>
                <w:sz w:val="24"/>
                <w:szCs w:val="24"/>
                <w:shd w:val="nil" w:color="auto" w:fill="auto"/>
                <w:rtl w:val="0"/>
                <w:lang w:val="en-US"/>
              </w:rPr>
              <w:t xml:space="preserve">½ </w:t>
            </w:r>
            <w:r>
              <w:rPr>
                <w:rStyle w:val="None"/>
                <w:rFonts w:ascii="Times New Roman" w:hAnsi="Times New Roman"/>
                <w:sz w:val="24"/>
                <w:szCs w:val="24"/>
                <w:shd w:val="nil" w:color="auto" w:fill="auto"/>
                <w:rtl w:val="0"/>
                <w:lang w:val="en-US"/>
              </w:rPr>
              <w:t xml:space="preserve">inch to </w:t>
            </w:r>
            <w:r>
              <w:rPr>
                <w:rStyle w:val="None"/>
                <w:rFonts w:ascii="Times New Roman" w:hAnsi="Times New Roman" w:hint="default"/>
                <w:sz w:val="24"/>
                <w:szCs w:val="24"/>
                <w:shd w:val="nil" w:color="auto" w:fill="auto"/>
                <w:rtl w:val="0"/>
                <w:lang w:val="en-US"/>
              </w:rPr>
              <w:t xml:space="preserve">¾ </w:t>
            </w:r>
            <w:r>
              <w:rPr>
                <w:rStyle w:val="None"/>
                <w:rFonts w:ascii="Times New Roman" w:hAnsi="Times New Roman"/>
                <w:sz w:val="24"/>
                <w:szCs w:val="24"/>
                <w:shd w:val="nil" w:color="auto" w:fill="auto"/>
                <w:rtl w:val="0"/>
                <w:lang w:val="en-US"/>
              </w:rPr>
              <w:t>inch adapter</w:t>
            </w:r>
          </w:p>
        </w:tc>
        <w:tc>
          <w:tcPr>
            <w:tcW w:type="dxa" w:w="2999"/>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2</w:t>
            </w:r>
          </w:p>
        </w:tc>
        <w:tc>
          <w:tcPr>
            <w:tcW w:type="dxa" w:w="296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NA</w:t>
            </w:r>
          </w:p>
        </w:tc>
      </w:tr>
      <w:tr>
        <w:tblPrEx>
          <w:shd w:val="clear" w:color="auto" w:fill="d0ddef"/>
        </w:tblPrEx>
        <w:trPr>
          <w:trHeight w:val="590" w:hRule="atLeast"/>
        </w:trPr>
        <w:tc>
          <w:tcPr>
            <w:tcW w:type="dxa" w:w="340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hint="default"/>
                <w:sz w:val="24"/>
                <w:szCs w:val="24"/>
                <w:shd w:val="nil" w:color="auto" w:fill="auto"/>
                <w:rtl w:val="0"/>
                <w:lang w:val="en-US"/>
              </w:rPr>
              <w:t xml:space="preserve">½ </w:t>
            </w:r>
            <w:r>
              <w:rPr>
                <w:rStyle w:val="None"/>
                <w:rFonts w:ascii="Times New Roman" w:hAnsi="Times New Roman"/>
                <w:sz w:val="24"/>
                <w:szCs w:val="24"/>
                <w:shd w:val="nil" w:color="auto" w:fill="auto"/>
                <w:rtl w:val="0"/>
                <w:lang w:val="en-US"/>
              </w:rPr>
              <w:t xml:space="preserve">inch to </w:t>
            </w:r>
            <w:r>
              <w:rPr>
                <w:rStyle w:val="None"/>
                <w:rFonts w:ascii="Times New Roman" w:hAnsi="Times New Roman" w:hint="default"/>
                <w:sz w:val="24"/>
                <w:szCs w:val="24"/>
                <w:shd w:val="nil" w:color="auto" w:fill="auto"/>
                <w:rtl w:val="0"/>
                <w:lang w:val="en-US"/>
              </w:rPr>
              <w:t xml:space="preserve">¾ </w:t>
            </w:r>
            <w:r>
              <w:rPr>
                <w:rStyle w:val="None"/>
                <w:rFonts w:ascii="Times New Roman" w:hAnsi="Times New Roman"/>
                <w:sz w:val="24"/>
                <w:szCs w:val="24"/>
                <w:shd w:val="nil" w:color="auto" w:fill="auto"/>
                <w:rtl w:val="0"/>
                <w:lang w:val="en-US"/>
              </w:rPr>
              <w:t>inch 2-way 90</w:t>
            </w:r>
            <w:r>
              <w:rPr>
                <w:rStyle w:val="None"/>
                <w:rFonts w:ascii="Times New Roman" w:hAnsi="Times New Roman" w:hint="default"/>
                <w:sz w:val="24"/>
                <w:szCs w:val="24"/>
                <w:shd w:val="nil" w:color="auto" w:fill="auto"/>
                <w:rtl w:val="0"/>
                <w:lang w:val="en-US"/>
              </w:rPr>
              <w:t xml:space="preserve">º </w:t>
            </w:r>
            <w:r>
              <w:rPr>
                <w:rStyle w:val="None"/>
                <w:rFonts w:ascii="Times New Roman" w:hAnsi="Times New Roman"/>
                <w:sz w:val="24"/>
                <w:szCs w:val="24"/>
                <w:shd w:val="nil" w:color="auto" w:fill="auto"/>
                <w:rtl w:val="0"/>
                <w:lang w:val="en-US"/>
              </w:rPr>
              <w:t>elbow</w:t>
            </w:r>
          </w:p>
        </w:tc>
        <w:tc>
          <w:tcPr>
            <w:tcW w:type="dxa" w:w="2999"/>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NA</w:t>
            </w:r>
          </w:p>
        </w:tc>
        <w:tc>
          <w:tcPr>
            <w:tcW w:type="dxa" w:w="2960"/>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4</w:t>
            </w:r>
          </w:p>
        </w:tc>
      </w:tr>
      <w:tr>
        <w:tblPrEx>
          <w:shd w:val="clear" w:color="auto" w:fill="d0ddef"/>
        </w:tblPrEx>
        <w:trPr>
          <w:trHeight w:val="290" w:hRule="atLeast"/>
        </w:trPr>
        <w:tc>
          <w:tcPr>
            <w:tcW w:type="dxa" w:w="340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hint="default"/>
                <w:sz w:val="24"/>
                <w:szCs w:val="24"/>
                <w:shd w:val="nil" w:color="auto" w:fill="auto"/>
                <w:rtl w:val="0"/>
                <w:lang w:val="en-US"/>
              </w:rPr>
              <w:t xml:space="preserve">½ </w:t>
            </w:r>
            <w:r>
              <w:rPr>
                <w:rStyle w:val="None"/>
                <w:rFonts w:ascii="Times New Roman" w:hAnsi="Times New Roman"/>
                <w:sz w:val="24"/>
                <w:szCs w:val="24"/>
                <w:shd w:val="nil" w:color="auto" w:fill="auto"/>
                <w:rtl w:val="0"/>
                <w:lang w:val="en-US"/>
              </w:rPr>
              <w:t>inch 3-way 90</w:t>
            </w:r>
            <w:r>
              <w:rPr>
                <w:rStyle w:val="None"/>
                <w:rFonts w:ascii="Times New Roman" w:hAnsi="Times New Roman" w:hint="default"/>
                <w:sz w:val="24"/>
                <w:szCs w:val="24"/>
                <w:shd w:val="nil" w:color="auto" w:fill="auto"/>
                <w:rtl w:val="0"/>
                <w:lang w:val="en-US"/>
              </w:rPr>
              <w:t xml:space="preserve">º </w:t>
            </w:r>
            <w:r>
              <w:rPr>
                <w:rStyle w:val="None"/>
                <w:rFonts w:ascii="Times New Roman" w:hAnsi="Times New Roman"/>
                <w:sz w:val="24"/>
                <w:szCs w:val="24"/>
                <w:shd w:val="nil" w:color="auto" w:fill="auto"/>
                <w:rtl w:val="0"/>
                <w:lang w:val="en-US"/>
              </w:rPr>
              <w:t>elbow</w:t>
            </w:r>
          </w:p>
        </w:tc>
        <w:tc>
          <w:tcPr>
            <w:tcW w:type="dxa" w:w="2999"/>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2</w:t>
            </w:r>
          </w:p>
        </w:tc>
        <w:tc>
          <w:tcPr>
            <w:tcW w:type="dxa" w:w="296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NA</w:t>
            </w:r>
          </w:p>
        </w:tc>
      </w:tr>
    </w:tbl>
    <w:p>
      <w:pPr>
        <w:pStyle w:val="Body A"/>
        <w:widowControl w:val="0"/>
        <w:spacing w:after="0" w:line="240" w:lineRule="auto"/>
        <w:jc w:val="both"/>
        <w:rPr>
          <w:rStyle w:val="None"/>
          <w:b w:val="1"/>
          <w:bCs w:val="1"/>
          <w:sz w:val="24"/>
          <w:szCs w:val="24"/>
        </w:rPr>
      </w:pPr>
    </w:p>
    <w:p>
      <w:pPr>
        <w:pStyle w:val="Body A"/>
        <w:widowControl w:val="0"/>
        <w:spacing w:after="0" w:line="240" w:lineRule="auto"/>
        <w:jc w:val="both"/>
        <w:rPr>
          <w:rStyle w:val="None"/>
          <w:rFonts w:ascii="Times New Roman" w:cs="Times New Roman" w:hAnsi="Times New Roman" w:eastAsia="Times New Roman"/>
          <w:sz w:val="24"/>
          <w:szCs w:val="24"/>
        </w:rPr>
      </w:pPr>
      <w:r>
        <w:rPr>
          <w:rStyle w:val="None"/>
          <w:sz w:val="24"/>
          <w:szCs w:val="24"/>
        </w:rPr>
        <w:drawing>
          <wp:anchor distT="57150" distB="57150" distL="57150" distR="57150" simplePos="0" relativeHeight="251668480" behindDoc="0" locked="0" layoutInCell="1" allowOverlap="1">
            <wp:simplePos x="0" y="0"/>
            <wp:positionH relativeFrom="page">
              <wp:posOffset>4111625</wp:posOffset>
            </wp:positionH>
            <wp:positionV relativeFrom="line">
              <wp:posOffset>187960</wp:posOffset>
            </wp:positionV>
            <wp:extent cx="2746375" cy="3686175"/>
            <wp:effectExtent l="0" t="0" r="0" b="0"/>
            <wp:wrapSquare wrapText="bothSides" distL="57150" distR="57150" distT="57150" distB="57150"/>
            <wp:docPr id="1073741831"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31"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0">
                      <a:extLst/>
                    </a:blip>
                    <a:srcRect l="6708" t="0" r="0" b="5450"/>
                    <a:stretch>
                      <a:fillRect/>
                    </a:stretch>
                  </pic:blipFill>
                  <pic:spPr>
                    <a:xfrm>
                      <a:off x="0" y="0"/>
                      <a:ext cx="2746375" cy="3686175"/>
                    </a:xfrm>
                    <a:prstGeom prst="rect">
                      <a:avLst/>
                    </a:prstGeom>
                    <a:ln w="12700" cap="flat">
                      <a:noFill/>
                      <a:miter lim="400000"/>
                    </a:ln>
                    <a:effectLst/>
                  </pic:spPr>
                </pic:pic>
              </a:graphicData>
            </a:graphic>
          </wp:anchor>
        </w:drawing>
      </w:r>
    </w:p>
    <w:p>
      <w:pPr>
        <w:pStyle w:val="Body A"/>
        <w:spacing w:after="0" w:line="240" w:lineRule="auto"/>
        <w:jc w:val="both"/>
        <w:rPr>
          <w:rStyle w:val="None"/>
          <w:b w:val="1"/>
          <w:bCs w:val="1"/>
          <w:sz w:val="24"/>
          <w:szCs w:val="24"/>
        </w:rPr>
      </w:pPr>
      <w:r>
        <w:rPr>
          <w:rStyle w:val="None"/>
          <w:sz w:val="24"/>
          <w:szCs w:val="24"/>
        </w:rPr>
        <w:drawing>
          <wp:anchor distT="57150" distB="57150" distL="57150" distR="57150" simplePos="0" relativeHeight="251667456" behindDoc="0" locked="0" layoutInCell="1" allowOverlap="1">
            <wp:simplePos x="0" y="0"/>
            <wp:positionH relativeFrom="page">
              <wp:posOffset>914400</wp:posOffset>
            </wp:positionH>
            <wp:positionV relativeFrom="line">
              <wp:posOffset>12064</wp:posOffset>
            </wp:positionV>
            <wp:extent cx="2764155" cy="3686175"/>
            <wp:effectExtent l="0" t="0" r="0" b="0"/>
            <wp:wrapSquare wrapText="bothSides" distL="57150" distR="57150" distT="57150" distB="57150"/>
            <wp:docPr id="1073741832"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32"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1">
                      <a:extLst/>
                    </a:blip>
                    <a:stretch>
                      <a:fillRect/>
                    </a:stretch>
                  </pic:blipFill>
                  <pic:spPr>
                    <a:xfrm>
                      <a:off x="0" y="0"/>
                      <a:ext cx="2764155" cy="3686175"/>
                    </a:xfrm>
                    <a:prstGeom prst="rect">
                      <a:avLst/>
                    </a:prstGeom>
                    <a:ln w="12700" cap="flat">
                      <a:noFill/>
                      <a:miter lim="400000"/>
                    </a:ln>
                    <a:effectLst/>
                  </pic:spPr>
                </pic:pic>
              </a:graphicData>
            </a:graphic>
          </wp:anchor>
        </w:drawing>
      </w: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w:shd w:val="clear" w:color="auto" w:fill="ffffff"/>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r>
        <w:rPr>
          <w:rStyle w:val="None"/>
          <w:b w:val="1"/>
          <w:bCs w:val="1"/>
          <w:sz w:val="24"/>
          <w:szCs w:val="24"/>
          <w:rtl w:val="0"/>
          <w:lang w:val="en-US"/>
        </w:rPr>
        <w:t>B. Left- General PVC triangular structure and joint. Right-Metal stake and with PVC pipe slid on.</w:t>
      </w:r>
    </w:p>
    <w:p>
      <w:pPr>
        <w:pStyle w:val="Body A"/>
        <w:spacing w:after="0" w:line="240" w:lineRule="auto"/>
        <w:jc w:val="both"/>
        <w:rPr>
          <w:rStyle w:val="None"/>
          <w:b w:val="1"/>
          <w:bCs w:val="1"/>
          <w:sz w:val="24"/>
          <w:szCs w:val="24"/>
        </w:rPr>
      </w:pPr>
      <w:r>
        <w:rPr>
          <w:rStyle w:val="None"/>
          <w:b w:val="1"/>
          <w:bCs w:val="1"/>
          <w:sz w:val="24"/>
          <w:szCs w:val="24"/>
          <w:rtl w:val="0"/>
          <w:lang w:val="en-US"/>
        </w:rPr>
        <w:t xml:space="preserve"> </w:t>
      </w:r>
    </w:p>
    <w:p>
      <w:pPr>
        <w:pStyle w:val="Body"/>
        <w:shd w:val="clear" w:color="auto" w:fill="ffffff"/>
        <w:spacing w:after="0" w:line="240" w:lineRule="auto"/>
        <w:jc w:val="both"/>
        <w:rPr>
          <w:rStyle w:val="None"/>
          <w:b w:val="1"/>
          <w:bCs w:val="1"/>
          <w:outline w:val="0"/>
          <w:color w:val="000000"/>
          <w:sz w:val="24"/>
          <w:szCs w:val="24"/>
          <w:u w:color="000000"/>
          <w14:textFill>
            <w14:solidFill>
              <w14:srgbClr w14:val="000000"/>
            </w14:solidFill>
          </w14:textFill>
        </w:rPr>
      </w:pPr>
      <w:r>
        <w:rPr>
          <w:rStyle w:val="None"/>
          <w:rFonts w:ascii="Helvetica" w:cs="Helvetica" w:hAnsi="Helvetica" w:eastAsia="Helvetica"/>
          <w:b w:val="1"/>
          <w:bCs w:val="1"/>
          <w:outline w:val="0"/>
          <w:color w:val="000000"/>
          <w:sz w:val="24"/>
          <w:szCs w:val="24"/>
          <w:u w:color="000000"/>
          <w14:textFill>
            <w14:solidFill>
              <w14:srgbClr w14:val="000000"/>
            </w14:solidFill>
          </w14:textFill>
        </w:rPr>
        <w:drawing>
          <wp:anchor distT="57150" distB="57150" distL="57150" distR="57150" simplePos="0" relativeHeight="251664384" behindDoc="0" locked="0" layoutInCell="1" allowOverlap="1">
            <wp:simplePos x="0" y="0"/>
            <wp:positionH relativeFrom="page">
              <wp:posOffset>1032998</wp:posOffset>
            </wp:positionH>
            <wp:positionV relativeFrom="line">
              <wp:posOffset>0</wp:posOffset>
            </wp:positionV>
            <wp:extent cx="5957571" cy="4055110"/>
            <wp:effectExtent l="0" t="0" r="0" b="0"/>
            <wp:wrapSquare wrapText="bothSides" distL="57150" distR="57150" distT="57150" distB="57150"/>
            <wp:docPr id="1073741833" name="officeArt object" descr="Screenshot (40).png"/>
            <wp:cNvGraphicFramePr/>
            <a:graphic xmlns:a="http://schemas.openxmlformats.org/drawingml/2006/main">
              <a:graphicData uri="http://schemas.openxmlformats.org/drawingml/2006/picture">
                <pic:pic xmlns:pic="http://schemas.openxmlformats.org/drawingml/2006/picture">
                  <pic:nvPicPr>
                    <pic:cNvPr id="1073741833" name="Screenshot (40).png" descr="Screenshot (40).png"/>
                    <pic:cNvPicPr>
                      <a:picLocks noChangeAspect="1"/>
                    </pic:cNvPicPr>
                  </pic:nvPicPr>
                  <pic:blipFill>
                    <a:blip r:embed="rId12">
                      <a:extLst/>
                    </a:blip>
                    <a:srcRect l="5085" t="11891" r="27474" b="6500"/>
                    <a:stretch>
                      <a:fillRect/>
                    </a:stretch>
                  </pic:blipFill>
                  <pic:spPr>
                    <a:xfrm>
                      <a:off x="0" y="0"/>
                      <a:ext cx="5957571" cy="4055110"/>
                    </a:xfrm>
                    <a:prstGeom prst="rect">
                      <a:avLst/>
                    </a:prstGeom>
                    <a:ln w="12700" cap="flat">
                      <a:noFill/>
                      <a:miter lim="400000"/>
                    </a:ln>
                    <a:effectLst/>
                  </pic:spPr>
                </pic:pic>
              </a:graphicData>
            </a:graphic>
          </wp:anchor>
        </w:drawing>
      </w:r>
      <w:r>
        <w:rPr>
          <w:rStyle w:val="None"/>
          <w:b w:val="1"/>
          <w:bCs w:val="1"/>
          <w:sz w:val="24"/>
          <w:szCs w:val="24"/>
          <w:rtl w:val="0"/>
          <w:lang w:val="en-US"/>
        </w:rPr>
        <w:t>C. Box plot showing temperature (</w:t>
      </w:r>
      <w:r>
        <w:rPr>
          <w:rStyle w:val="None"/>
          <w:b w:val="1"/>
          <w:bCs w:val="1"/>
          <w:sz w:val="24"/>
          <w:szCs w:val="24"/>
          <w:rtl w:val="0"/>
          <w:lang w:val="it-IT"/>
        </w:rPr>
        <w:t>°</w:t>
      </w:r>
      <w:r>
        <w:rPr>
          <w:rStyle w:val="None"/>
          <w:b w:val="1"/>
          <w:bCs w:val="1"/>
          <w:sz w:val="24"/>
          <w:szCs w:val="24"/>
          <w:rtl w:val="0"/>
          <w:lang w:val="en-US"/>
        </w:rPr>
        <w:t xml:space="preserve">F) at each microsite. </w:t>
      </w:r>
      <w:r>
        <w:rPr>
          <w:rStyle w:val="None"/>
          <w:b w:val="1"/>
          <w:bCs w:val="1"/>
          <w:outline w:val="0"/>
          <w:color w:val="000000"/>
          <w:sz w:val="24"/>
          <w:szCs w:val="24"/>
          <w:u w:color="000000"/>
          <w:rtl w:val="0"/>
          <w:lang w:val="en-US"/>
          <w14:textFill>
            <w14:solidFill>
              <w14:srgbClr w14:val="000000"/>
            </w14:solidFill>
          </w14:textFill>
        </w:rPr>
        <w:t>Solid middle lines shows the median of the data, whilst whiskers show 1.5 standard deviation. Solid dots are outliers &gt;1.5 interquartile range (IQR). Diamonds dots represent the mean.</w:t>
      </w:r>
    </w:p>
    <w:p>
      <w:pPr>
        <w:pStyle w:val="Body"/>
        <w:shd w:val="clear" w:color="auto" w:fill="ffffff"/>
        <w:spacing w:after="0" w:line="240" w:lineRule="auto"/>
        <w:jc w:val="both"/>
        <w:rPr>
          <w:rStyle w:val="None"/>
          <w:rFonts w:ascii="Helvetica" w:cs="Helvetica" w:hAnsi="Helvetica" w:eastAsia="Helvetica"/>
          <w:b w:val="1"/>
          <w:bCs w:val="1"/>
          <w:outline w:val="0"/>
          <w:color w:val="000000"/>
          <w:sz w:val="24"/>
          <w:szCs w:val="24"/>
          <w:u w:color="000000"/>
          <w14:textFill>
            <w14:solidFill>
              <w14:srgbClr w14:val="000000"/>
            </w14:solidFill>
          </w14:textFill>
        </w:rPr>
      </w:pPr>
    </w:p>
    <w:p>
      <w:pPr>
        <w:pStyle w:val="Body"/>
        <w:shd w:val="clear" w:color="auto" w:fill="ffffff"/>
        <w:spacing w:after="0" w:line="240" w:lineRule="auto"/>
        <w:jc w:val="both"/>
        <w:rPr>
          <w:rStyle w:val="None"/>
          <w:rFonts w:ascii="Helvetica" w:cs="Helvetica" w:hAnsi="Helvetica" w:eastAsia="Helvetica"/>
          <w:b w:val="1"/>
          <w:bCs w:val="1"/>
          <w:outline w:val="0"/>
          <w:color w:val="000000"/>
          <w:sz w:val="24"/>
          <w:szCs w:val="24"/>
          <w:u w:color="000000"/>
          <w14:textFill>
            <w14:solidFill>
              <w14:srgbClr w14:val="000000"/>
            </w14:solidFill>
          </w14:textFill>
        </w:rPr>
      </w:pPr>
    </w:p>
    <w:p>
      <w:pPr>
        <w:pStyle w:val="Body"/>
        <w:shd w:val="clear" w:color="auto" w:fill="ffffff"/>
        <w:spacing w:after="0" w:line="240" w:lineRule="auto"/>
        <w:jc w:val="both"/>
        <w:rPr>
          <w:rStyle w:val="None"/>
          <w:rFonts w:ascii="Helvetica" w:cs="Helvetica" w:hAnsi="Helvetica" w:eastAsia="Helvetica"/>
          <w:b w:val="1"/>
          <w:bCs w:val="1"/>
          <w:outline w:val="0"/>
          <w:color w:val="000000"/>
          <w:sz w:val="24"/>
          <w:szCs w:val="24"/>
          <w:u w:color="000000"/>
          <w14:textFill>
            <w14:solidFill>
              <w14:srgbClr w14:val="000000"/>
            </w14:solidFill>
          </w14:textFill>
        </w:rPr>
      </w:pPr>
      <w:r>
        <w:rPr>
          <w:rStyle w:val="None"/>
          <w:sz w:val="24"/>
          <w:szCs w:val="24"/>
        </w:rPr>
        <w:drawing>
          <wp:anchor distT="57150" distB="57150" distL="57150" distR="57150" simplePos="0" relativeHeight="251663360" behindDoc="0" locked="0" layoutInCell="1" allowOverlap="1">
            <wp:simplePos x="0" y="0"/>
            <wp:positionH relativeFrom="page">
              <wp:posOffset>822716</wp:posOffset>
            </wp:positionH>
            <wp:positionV relativeFrom="line">
              <wp:posOffset>244</wp:posOffset>
            </wp:positionV>
            <wp:extent cx="6186170" cy="4197985"/>
            <wp:effectExtent l="0" t="0" r="0" b="0"/>
            <wp:wrapSquare wrapText="bothSides" distL="57150" distR="57150" distT="57150" distB="57150"/>
            <wp:docPr id="1073741834" name="officeArt object" descr="Screenshot (39).png"/>
            <wp:cNvGraphicFramePr/>
            <a:graphic xmlns:a="http://schemas.openxmlformats.org/drawingml/2006/main">
              <a:graphicData uri="http://schemas.openxmlformats.org/drawingml/2006/picture">
                <pic:pic xmlns:pic="http://schemas.openxmlformats.org/drawingml/2006/picture">
                  <pic:nvPicPr>
                    <pic:cNvPr id="1073741834" name="Screenshot (39).png" descr="Screenshot (39).png"/>
                    <pic:cNvPicPr>
                      <a:picLocks noChangeAspect="1"/>
                    </pic:cNvPicPr>
                  </pic:nvPicPr>
                  <pic:blipFill>
                    <a:blip r:embed="rId13">
                      <a:extLst/>
                    </a:blip>
                    <a:srcRect l="5888" t="13318" r="27870" b="6757"/>
                    <a:stretch>
                      <a:fillRect/>
                    </a:stretch>
                  </pic:blipFill>
                  <pic:spPr>
                    <a:xfrm>
                      <a:off x="0" y="0"/>
                      <a:ext cx="6186170" cy="4197985"/>
                    </a:xfrm>
                    <a:prstGeom prst="rect">
                      <a:avLst/>
                    </a:prstGeom>
                    <a:ln w="12700" cap="flat">
                      <a:noFill/>
                      <a:miter lim="400000"/>
                    </a:ln>
                    <a:effectLst/>
                  </pic:spPr>
                </pic:pic>
              </a:graphicData>
            </a:graphic>
          </wp:anchor>
        </w:drawing>
      </w:r>
    </w:p>
    <w:p>
      <w:pPr>
        <w:pStyle w:val="Body"/>
        <w:shd w:val="clear" w:color="auto" w:fill="ffffff"/>
        <w:spacing w:after="0" w:line="240" w:lineRule="auto"/>
        <w:jc w:val="both"/>
        <w:rPr>
          <w:rStyle w:val="None"/>
          <w:b w:val="1"/>
          <w:bCs w:val="1"/>
          <w:outline w:val="0"/>
          <w:color w:val="000000"/>
          <w:sz w:val="24"/>
          <w:szCs w:val="24"/>
          <w:u w:color="000000"/>
          <w14:textFill>
            <w14:solidFill>
              <w14:srgbClr w14:val="000000"/>
            </w14:solidFill>
          </w14:textFill>
        </w:rPr>
      </w:pPr>
      <w:r>
        <w:rPr>
          <w:rStyle w:val="None"/>
          <w:b w:val="1"/>
          <w:bCs w:val="1"/>
          <w:sz w:val="24"/>
          <w:szCs w:val="24"/>
          <w:rtl w:val="0"/>
          <w:lang w:val="en-US"/>
        </w:rPr>
        <w:t xml:space="preserve">D. Box plot showing light intensity (lum/ft2) at each microsite. </w:t>
      </w:r>
      <w:r>
        <w:rPr>
          <w:rStyle w:val="None"/>
          <w:b w:val="1"/>
          <w:bCs w:val="1"/>
          <w:outline w:val="0"/>
          <w:color w:val="000000"/>
          <w:sz w:val="24"/>
          <w:szCs w:val="24"/>
          <w:u w:color="000000"/>
          <w:rtl w:val="0"/>
          <w:lang w:val="en-US"/>
          <w14:textFill>
            <w14:solidFill>
              <w14:srgbClr w14:val="000000"/>
            </w14:solidFill>
          </w14:textFill>
        </w:rPr>
        <w:t>Solid middle lines shows the median of the data, whilst whiskers show 1.5 standard deviation. Solid dots are outliers &gt;1.5 interquartile range (IQR). Diamonds dots represent the mean.</w:t>
      </w:r>
    </w:p>
    <w:p>
      <w:pPr>
        <w:pStyle w:val="Body A"/>
        <w:spacing w:after="0" w:line="240" w:lineRule="auto"/>
        <w:ind w:firstLine="720"/>
        <w:jc w:val="both"/>
        <w:rPr>
          <w:rStyle w:val="None"/>
          <w:sz w:val="24"/>
          <w:szCs w:val="24"/>
          <w:lang w:val="en-US"/>
        </w:rPr>
      </w:pPr>
    </w:p>
    <w:p>
      <w:pPr>
        <w:pStyle w:val="Body A"/>
        <w:spacing w:after="0" w:line="240" w:lineRule="auto"/>
        <w:jc w:val="both"/>
        <w:rPr>
          <w:rStyle w:val="None"/>
          <w:rFonts w:ascii="Times New Roman" w:cs="Times New Roman" w:hAnsi="Times New Roman" w:eastAsia="Times New Roman"/>
          <w:b w:val="1"/>
          <w:bCs w:val="1"/>
          <w:sz w:val="24"/>
          <w:szCs w:val="24"/>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rPr>
      </w:pPr>
    </w:p>
    <w:p>
      <w:pPr>
        <w:pStyle w:val="Body"/>
        <w:spacing w:line="240" w:lineRule="auto"/>
        <w:rPr>
          <w:rStyle w:val="None"/>
          <w:b w:val="1"/>
          <w:bCs w:val="1"/>
          <w:sz w:val="24"/>
          <w:szCs w:val="24"/>
        </w:rPr>
      </w:pPr>
    </w:p>
    <w:p>
      <w:pPr>
        <w:pStyle w:val="Body"/>
        <w:spacing w:line="240" w:lineRule="auto"/>
        <w:rPr>
          <w:rStyle w:val="None"/>
          <w:b w:val="1"/>
          <w:bCs w:val="1"/>
          <w:sz w:val="24"/>
          <w:szCs w:val="24"/>
        </w:rPr>
      </w:pPr>
    </w:p>
    <w:p>
      <w:pPr>
        <w:pStyle w:val="Body"/>
        <w:spacing w:line="240" w:lineRule="auto"/>
        <w:rPr>
          <w:rStyle w:val="None"/>
          <w:b w:val="1"/>
          <w:bCs w:val="1"/>
          <w:sz w:val="24"/>
          <w:szCs w:val="24"/>
        </w:rPr>
      </w:pPr>
      <w:r>
        <w:rPr>
          <w:rStyle w:val="None"/>
          <w:b w:val="1"/>
          <w:bCs w:val="1"/>
          <w:sz w:val="24"/>
          <w:szCs w:val="24"/>
          <w:rtl w:val="0"/>
          <w:lang w:val="en-US"/>
        </w:rPr>
        <w:t xml:space="preserve">E. Pairwise contrast of temperature at different microsites by cover type. Results are given at 95% CI. Significant p-values are bolded. </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545"/>
        <w:gridCol w:w="1624"/>
        <w:gridCol w:w="1399"/>
        <w:gridCol w:w="1457"/>
        <w:gridCol w:w="1639"/>
        <w:gridCol w:w="1686"/>
      </w:tblGrid>
      <w:tr>
        <w:tblPrEx>
          <w:shd w:val="clear" w:color="auto" w:fill="d0ddef"/>
        </w:tblPrEx>
        <w:trPr>
          <w:trHeight w:val="268" w:hRule="atLeast"/>
        </w:trPr>
        <w:tc>
          <w:tcPr>
            <w:tcW w:type="dxa" w:w="1545"/>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w:pPr>
            <w:r>
              <w:rPr>
                <w:rStyle w:val="None"/>
                <w:rFonts w:ascii="Helvetica" w:hAnsi="Helvetica"/>
                <w:b w:val="1"/>
                <w:bCs w:val="1"/>
                <w:i w:val="1"/>
                <w:iCs w:val="1"/>
                <w:sz w:val="26"/>
                <w:szCs w:val="26"/>
                <w:shd w:val="nil" w:color="auto" w:fill="auto"/>
                <w:rtl w:val="0"/>
                <w:lang w:val="en-US"/>
              </w:rPr>
              <w:t>Cover Type</w:t>
            </w:r>
          </w:p>
        </w:tc>
        <w:tc>
          <w:tcPr>
            <w:tcW w:type="dxa" w:w="1624"/>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Contrast</w:t>
            </w:r>
          </w:p>
        </w:tc>
        <w:tc>
          <w:tcPr>
            <w:tcW w:type="dxa" w:w="1399"/>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estimate</w:t>
            </w:r>
          </w:p>
        </w:tc>
        <w:tc>
          <w:tcPr>
            <w:tcW w:type="dxa" w:w="1457"/>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SE</w:t>
            </w:r>
          </w:p>
        </w:tc>
        <w:tc>
          <w:tcPr>
            <w:tcW w:type="dxa" w:w="1639"/>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tabs>
                <w:tab w:val="left" w:pos="1252"/>
              </w:tabs>
              <w:spacing w:after="0" w:line="240" w:lineRule="auto"/>
            </w:pPr>
            <w:r>
              <w:rPr>
                <w:rStyle w:val="None"/>
                <w:rFonts w:ascii="Helvetica" w:hAnsi="Helvetica"/>
                <w:b w:val="1"/>
                <w:bCs w:val="1"/>
                <w:i w:val="1"/>
                <w:iCs w:val="1"/>
                <w:sz w:val="26"/>
                <w:szCs w:val="26"/>
                <w:shd w:val="nil" w:color="auto" w:fill="auto"/>
                <w:rtl w:val="0"/>
                <w:lang w:val="en-US"/>
              </w:rPr>
              <w:t>z.ratio</w:t>
              <w:tab/>
            </w:r>
          </w:p>
        </w:tc>
        <w:tc>
          <w:tcPr>
            <w:tcW w:type="dxa" w:w="1686"/>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p-Value</w:t>
            </w:r>
          </w:p>
        </w:tc>
      </w:tr>
      <w:tr>
        <w:tblPrEx>
          <w:shd w:val="clear" w:color="auto" w:fill="d0ddef"/>
        </w:tblPrEx>
        <w:trPr>
          <w:trHeight w:val="268" w:hRule="atLeast"/>
        </w:trPr>
        <w:tc>
          <w:tcPr>
            <w:tcW w:type="dxa" w:w="1545"/>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0</w:t>
            </w:r>
          </w:p>
        </w:tc>
        <w:tc>
          <w:tcPr>
            <w:tcW w:type="dxa" w:w="1624"/>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Open-triangle</w:t>
            </w:r>
          </w:p>
        </w:tc>
        <w:tc>
          <w:tcPr>
            <w:tcW w:type="dxa" w:w="1399"/>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-26.593</w:t>
            </w:r>
          </w:p>
        </w:tc>
        <w:tc>
          <w:tcPr>
            <w:tcW w:type="dxa" w:w="1457"/>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21.532</w:t>
            </w:r>
          </w:p>
        </w:tc>
        <w:tc>
          <w:tcPr>
            <w:tcW w:type="dxa" w:w="1639"/>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-1.235</w:t>
            </w:r>
          </w:p>
        </w:tc>
        <w:tc>
          <w:tcPr>
            <w:tcW w:type="dxa" w:w="1686"/>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0.4324</w:t>
            </w:r>
          </w:p>
        </w:tc>
      </w:tr>
      <w:tr>
        <w:tblPrEx>
          <w:shd w:val="clear" w:color="auto" w:fill="d0ddef"/>
        </w:tblPrEx>
        <w:trPr>
          <w:trHeight w:val="263" w:hRule="atLeast"/>
        </w:trPr>
        <w:tc>
          <w:tcPr>
            <w:tcW w:type="dxa" w:w="1545"/>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15</w:t>
            </w:r>
          </w:p>
        </w:tc>
        <w:tc>
          <w:tcPr>
            <w:tcW w:type="dxa" w:w="162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Square-triangle</w:t>
            </w:r>
          </w:p>
        </w:tc>
        <w:tc>
          <w:tcPr>
            <w:tcW w:type="dxa" w:w="139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1.031</w:t>
            </w:r>
          </w:p>
        </w:tc>
        <w:tc>
          <w:tcPr>
            <w:tcW w:type="dxa" w:w="145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1.126</w:t>
            </w:r>
          </w:p>
        </w:tc>
        <w:tc>
          <w:tcPr>
            <w:tcW w:type="dxa" w:w="163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0.916</w:t>
            </w:r>
          </w:p>
        </w:tc>
        <w:tc>
          <w:tcPr>
            <w:tcW w:type="dxa" w:w="168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0.6301</w:t>
            </w:r>
          </w:p>
        </w:tc>
      </w:tr>
      <w:tr>
        <w:tblPrEx>
          <w:shd w:val="clear" w:color="auto" w:fill="d0ddef"/>
        </w:tblPrEx>
        <w:trPr>
          <w:trHeight w:val="263" w:hRule="atLeast"/>
        </w:trPr>
        <w:tc>
          <w:tcPr>
            <w:tcW w:type="dxa" w:w="1545"/>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50</w:t>
            </w:r>
          </w:p>
        </w:tc>
        <w:tc>
          <w:tcPr>
            <w:tcW w:type="dxa" w:w="162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Square-triangle</w:t>
            </w:r>
          </w:p>
        </w:tc>
        <w:tc>
          <w:tcPr>
            <w:tcW w:type="dxa" w:w="1399"/>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0.584</w:t>
            </w:r>
          </w:p>
        </w:tc>
        <w:tc>
          <w:tcPr>
            <w:tcW w:type="dxa" w:w="1457"/>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1.123</w:t>
            </w:r>
          </w:p>
        </w:tc>
        <w:tc>
          <w:tcPr>
            <w:tcW w:type="dxa" w:w="1639"/>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0.52</w:t>
            </w:r>
          </w:p>
        </w:tc>
        <w:tc>
          <w:tcPr>
            <w:tcW w:type="dxa" w:w="1686"/>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0.8616</w:t>
            </w:r>
          </w:p>
        </w:tc>
      </w:tr>
      <w:tr>
        <w:tblPrEx>
          <w:shd w:val="clear" w:color="auto" w:fill="d0ddef"/>
        </w:tblPrEx>
        <w:trPr>
          <w:trHeight w:val="263" w:hRule="atLeast"/>
        </w:trPr>
        <w:tc>
          <w:tcPr>
            <w:tcW w:type="dxa" w:w="1545"/>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90</w:t>
            </w:r>
          </w:p>
        </w:tc>
        <w:tc>
          <w:tcPr>
            <w:tcW w:type="dxa" w:w="162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Square-triangle</w:t>
            </w:r>
          </w:p>
        </w:tc>
        <w:tc>
          <w:tcPr>
            <w:tcW w:type="dxa" w:w="139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3.527</w:t>
            </w:r>
          </w:p>
        </w:tc>
        <w:tc>
          <w:tcPr>
            <w:tcW w:type="dxa" w:w="145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3.527</w:t>
            </w:r>
          </w:p>
        </w:tc>
        <w:tc>
          <w:tcPr>
            <w:tcW w:type="dxa" w:w="163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3.853</w:t>
            </w:r>
          </w:p>
        </w:tc>
        <w:tc>
          <w:tcPr>
            <w:tcW w:type="dxa" w:w="168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Helvetica" w:hAnsi="Helvetica"/>
                <w:b w:val="1"/>
                <w:bCs w:val="1"/>
                <w:shd w:val="nil" w:color="auto" w:fill="auto"/>
                <w:rtl w:val="0"/>
                <w:lang w:val="en-US"/>
              </w:rPr>
              <w:t>0.0003</w:t>
            </w:r>
          </w:p>
        </w:tc>
      </w:tr>
      <w:tr>
        <w:tblPrEx>
          <w:shd w:val="clear" w:color="auto" w:fill="d0ddef"/>
        </w:tblPrEx>
        <w:trPr>
          <w:trHeight w:val="547" w:hRule="atLeast"/>
        </w:trPr>
        <w:tc>
          <w:tcPr>
            <w:tcW w:type="dxa" w:w="9350"/>
            <w:gridSpan w:val="6"/>
            <w:tcBorders>
              <w:top w:val="nil"/>
              <w:left w:val="nil"/>
              <w:bottom w:val="nil"/>
              <w:right w:val="nil"/>
            </w:tcBorders>
            <w:shd w:val="clear" w:color="auto" w:fill="ffffff"/>
            <w:tcMar>
              <w:top w:type="dxa" w:w="80"/>
              <w:left w:type="dxa" w:w="80"/>
              <w:bottom w:type="dxa" w:w="80"/>
              <w:right w:type="dxa" w:w="80"/>
            </w:tcMar>
            <w:vAlign w:val="top"/>
          </w:tcPr>
          <w:p>
            <w:pPr>
              <w:pStyle w:val="Body"/>
              <w:spacing w:after="0" w:line="240" w:lineRule="auto"/>
              <w:jc w:val="right"/>
              <w:rPr>
                <w:rStyle w:val="None"/>
                <w:rFonts w:ascii="Helvetica" w:cs="Helvetica" w:hAnsi="Helvetica" w:eastAsia="Helvetica"/>
                <w:b w:val="1"/>
                <w:bCs w:val="1"/>
                <w:i w:val="1"/>
                <w:iCs w:val="1"/>
                <w:sz w:val="24"/>
                <w:szCs w:val="24"/>
                <w:shd w:val="nil" w:color="auto" w:fill="auto"/>
              </w:rPr>
            </w:pPr>
            <w:r>
              <w:rPr>
                <w:rStyle w:val="None"/>
                <w:rFonts w:ascii="Helvetica" w:hAnsi="Helvetica"/>
                <w:b w:val="1"/>
                <w:bCs w:val="1"/>
                <w:i w:val="1"/>
                <w:iCs w:val="1"/>
                <w:sz w:val="24"/>
                <w:szCs w:val="24"/>
                <w:shd w:val="nil" w:color="auto" w:fill="auto"/>
                <w:rtl w:val="0"/>
                <w:lang w:val="fr-FR"/>
              </w:rPr>
              <w:t>Microsite Pr (&gt;Chisq)= 0.0001</w:t>
            </w:r>
          </w:p>
          <w:p>
            <w:pPr>
              <w:pStyle w:val="Body"/>
              <w:bidi w:val="0"/>
              <w:spacing w:after="0" w:line="240" w:lineRule="auto"/>
              <w:ind w:left="0" w:right="0" w:firstLine="0"/>
              <w:jc w:val="right"/>
              <w:rPr>
                <w:rtl w:val="0"/>
              </w:rPr>
            </w:pPr>
            <w:r>
              <w:rPr>
                <w:rStyle w:val="None"/>
                <w:rFonts w:ascii="Helvetica" w:hAnsi="Helvetica"/>
                <w:b w:val="1"/>
                <w:bCs w:val="1"/>
                <w:i w:val="1"/>
                <w:iCs w:val="1"/>
                <w:sz w:val="24"/>
                <w:szCs w:val="24"/>
                <w:shd w:val="nil" w:color="auto" w:fill="auto"/>
                <w:rtl w:val="0"/>
                <w:lang w:val="fr-FR"/>
              </w:rPr>
              <w:t>Cover Pr (&gt;Chisq)=0.0001</w:t>
            </w:r>
          </w:p>
        </w:tc>
      </w:tr>
    </w:tbl>
    <w:p>
      <w:pPr>
        <w:pStyle w:val="Body"/>
        <w:widowControl w:val="0"/>
        <w:spacing w:line="240" w:lineRule="auto"/>
        <w:rPr>
          <w:rStyle w:val="None"/>
          <w:b w:val="1"/>
          <w:bCs w:val="1"/>
          <w:sz w:val="24"/>
          <w:szCs w:val="24"/>
        </w:rPr>
      </w:pPr>
    </w:p>
    <w:p>
      <w:pPr>
        <w:pStyle w:val="Body"/>
        <w:spacing w:line="240" w:lineRule="auto"/>
        <w:rPr>
          <w:rStyle w:val="None"/>
          <w:b w:val="1"/>
          <w:bCs w:val="1"/>
          <w:sz w:val="24"/>
          <w:szCs w:val="24"/>
        </w:rPr>
      </w:pPr>
    </w:p>
    <w:p>
      <w:pPr>
        <w:pStyle w:val="Body"/>
        <w:spacing w:line="240" w:lineRule="auto"/>
        <w:rPr>
          <w:rStyle w:val="None"/>
          <w:b w:val="1"/>
          <w:bCs w:val="1"/>
          <w:sz w:val="24"/>
          <w:szCs w:val="24"/>
        </w:rPr>
      </w:pPr>
      <w:r>
        <w:rPr>
          <w:rStyle w:val="None"/>
          <w:b w:val="1"/>
          <w:bCs w:val="1"/>
          <w:sz w:val="24"/>
          <w:szCs w:val="24"/>
          <w:rtl w:val="0"/>
          <w:lang w:val="en-US"/>
        </w:rPr>
        <w:t xml:space="preserve">F. Pairwise contrast of light intensity at different microsites by cover type. Results are given at 95% CI on the log scale. Significant p-values are bolded. </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545"/>
        <w:gridCol w:w="1624"/>
        <w:gridCol w:w="1399"/>
        <w:gridCol w:w="1457"/>
        <w:gridCol w:w="1639"/>
        <w:gridCol w:w="1686"/>
      </w:tblGrid>
      <w:tr>
        <w:tblPrEx>
          <w:shd w:val="clear" w:color="auto" w:fill="d0ddef"/>
        </w:tblPrEx>
        <w:trPr>
          <w:trHeight w:val="268" w:hRule="atLeast"/>
        </w:trPr>
        <w:tc>
          <w:tcPr>
            <w:tcW w:type="dxa" w:w="1545"/>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w:pPr>
            <w:r>
              <w:rPr>
                <w:rStyle w:val="None"/>
                <w:rFonts w:ascii="Helvetica" w:hAnsi="Helvetica"/>
                <w:b w:val="1"/>
                <w:bCs w:val="1"/>
                <w:i w:val="1"/>
                <w:iCs w:val="1"/>
                <w:sz w:val="26"/>
                <w:szCs w:val="26"/>
                <w:shd w:val="nil" w:color="auto" w:fill="auto"/>
                <w:rtl w:val="0"/>
                <w:lang w:val="en-US"/>
              </w:rPr>
              <w:t>Cover Type</w:t>
            </w:r>
          </w:p>
        </w:tc>
        <w:tc>
          <w:tcPr>
            <w:tcW w:type="dxa" w:w="1624"/>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Contrast</w:t>
            </w:r>
          </w:p>
        </w:tc>
        <w:tc>
          <w:tcPr>
            <w:tcW w:type="dxa" w:w="1399"/>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estimate</w:t>
            </w:r>
          </w:p>
        </w:tc>
        <w:tc>
          <w:tcPr>
            <w:tcW w:type="dxa" w:w="1457"/>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SE</w:t>
            </w:r>
          </w:p>
        </w:tc>
        <w:tc>
          <w:tcPr>
            <w:tcW w:type="dxa" w:w="1639"/>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tabs>
                <w:tab w:val="left" w:pos="1252"/>
              </w:tabs>
              <w:spacing w:after="0" w:line="240" w:lineRule="auto"/>
            </w:pPr>
            <w:r>
              <w:rPr>
                <w:rStyle w:val="None"/>
                <w:rFonts w:ascii="Helvetica" w:hAnsi="Helvetica"/>
                <w:b w:val="1"/>
                <w:bCs w:val="1"/>
                <w:i w:val="1"/>
                <w:iCs w:val="1"/>
                <w:sz w:val="26"/>
                <w:szCs w:val="26"/>
                <w:shd w:val="nil" w:color="auto" w:fill="auto"/>
                <w:rtl w:val="0"/>
                <w:lang w:val="en-US"/>
              </w:rPr>
              <w:t>z.ratio</w:t>
              <w:tab/>
            </w:r>
          </w:p>
        </w:tc>
        <w:tc>
          <w:tcPr>
            <w:tcW w:type="dxa" w:w="1686"/>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Helvetica" w:hAnsi="Helvetica"/>
                <w:b w:val="1"/>
                <w:bCs w:val="1"/>
                <w:i w:val="1"/>
                <w:iCs w:val="1"/>
                <w:sz w:val="26"/>
                <w:szCs w:val="26"/>
                <w:shd w:val="nil" w:color="auto" w:fill="auto"/>
                <w:rtl w:val="0"/>
                <w:lang w:val="en-US"/>
              </w:rPr>
              <w:t>p-Value</w:t>
            </w:r>
          </w:p>
        </w:tc>
      </w:tr>
      <w:tr>
        <w:tblPrEx>
          <w:shd w:val="clear" w:color="auto" w:fill="d0ddef"/>
        </w:tblPrEx>
        <w:trPr>
          <w:trHeight w:val="268" w:hRule="atLeast"/>
        </w:trPr>
        <w:tc>
          <w:tcPr>
            <w:tcW w:type="dxa" w:w="1545"/>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0</w:t>
            </w:r>
          </w:p>
        </w:tc>
        <w:tc>
          <w:tcPr>
            <w:tcW w:type="dxa" w:w="1624"/>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Open-triangle</w:t>
            </w:r>
          </w:p>
        </w:tc>
        <w:tc>
          <w:tcPr>
            <w:tcW w:type="dxa" w:w="1399"/>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-0.267</w:t>
            </w:r>
          </w:p>
        </w:tc>
        <w:tc>
          <w:tcPr>
            <w:tcW w:type="dxa" w:w="1457"/>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1.293</w:t>
            </w:r>
          </w:p>
        </w:tc>
        <w:tc>
          <w:tcPr>
            <w:tcW w:type="dxa" w:w="1639"/>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-0.207</w:t>
            </w:r>
          </w:p>
        </w:tc>
        <w:tc>
          <w:tcPr>
            <w:tcW w:type="dxa" w:w="1686"/>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0.9767</w:t>
            </w:r>
          </w:p>
        </w:tc>
      </w:tr>
      <w:tr>
        <w:tblPrEx>
          <w:shd w:val="clear" w:color="auto" w:fill="d0ddef"/>
        </w:tblPrEx>
        <w:trPr>
          <w:trHeight w:val="263" w:hRule="atLeast"/>
        </w:trPr>
        <w:tc>
          <w:tcPr>
            <w:tcW w:type="dxa" w:w="1545"/>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15</w:t>
            </w:r>
          </w:p>
        </w:tc>
        <w:tc>
          <w:tcPr>
            <w:tcW w:type="dxa" w:w="162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Square-triangle</w:t>
            </w:r>
          </w:p>
        </w:tc>
        <w:tc>
          <w:tcPr>
            <w:tcW w:type="dxa" w:w="139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-0.893</w:t>
            </w:r>
          </w:p>
        </w:tc>
        <w:tc>
          <w:tcPr>
            <w:tcW w:type="dxa" w:w="145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0.102</w:t>
            </w:r>
          </w:p>
        </w:tc>
        <w:tc>
          <w:tcPr>
            <w:tcW w:type="dxa" w:w="163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-8.746</w:t>
            </w:r>
          </w:p>
        </w:tc>
        <w:tc>
          <w:tcPr>
            <w:tcW w:type="dxa" w:w="168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Helvetica" w:hAnsi="Helvetica"/>
                <w:b w:val="1"/>
                <w:bCs w:val="1"/>
                <w:shd w:val="nil" w:color="auto" w:fill="auto"/>
                <w:rtl w:val="0"/>
                <w:lang w:val="en-US"/>
              </w:rPr>
              <w:t>0.0001</w:t>
            </w:r>
          </w:p>
        </w:tc>
      </w:tr>
      <w:tr>
        <w:tblPrEx>
          <w:shd w:val="clear" w:color="auto" w:fill="d0ddef"/>
        </w:tblPrEx>
        <w:trPr>
          <w:trHeight w:val="263" w:hRule="atLeast"/>
        </w:trPr>
        <w:tc>
          <w:tcPr>
            <w:tcW w:type="dxa" w:w="1545"/>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50</w:t>
            </w:r>
          </w:p>
        </w:tc>
        <w:tc>
          <w:tcPr>
            <w:tcW w:type="dxa" w:w="162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Square-triangle</w:t>
            </w:r>
          </w:p>
        </w:tc>
        <w:tc>
          <w:tcPr>
            <w:tcW w:type="dxa" w:w="1399"/>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0.477</w:t>
            </w:r>
          </w:p>
        </w:tc>
        <w:tc>
          <w:tcPr>
            <w:tcW w:type="dxa" w:w="1457"/>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0.195</w:t>
            </w:r>
          </w:p>
        </w:tc>
        <w:tc>
          <w:tcPr>
            <w:tcW w:type="dxa" w:w="1639"/>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2.454</w:t>
            </w:r>
          </w:p>
        </w:tc>
        <w:tc>
          <w:tcPr>
            <w:tcW w:type="dxa" w:w="1686"/>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Helvetica" w:hAnsi="Helvetica"/>
                <w:b w:val="1"/>
                <w:bCs w:val="1"/>
                <w:shd w:val="nil" w:color="auto" w:fill="auto"/>
                <w:rtl w:val="0"/>
                <w:lang w:val="en-US"/>
              </w:rPr>
              <w:t>0.0376</w:t>
            </w:r>
          </w:p>
        </w:tc>
      </w:tr>
      <w:tr>
        <w:tblPrEx>
          <w:shd w:val="clear" w:color="auto" w:fill="d0ddef"/>
        </w:tblPrEx>
        <w:trPr>
          <w:trHeight w:val="263" w:hRule="atLeast"/>
        </w:trPr>
        <w:tc>
          <w:tcPr>
            <w:tcW w:type="dxa" w:w="1545"/>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Calibri Light" w:hAnsi="Calibri Light"/>
                <w:sz w:val="26"/>
                <w:szCs w:val="26"/>
                <w:shd w:val="nil" w:color="auto" w:fill="auto"/>
                <w:rtl w:val="0"/>
                <w:lang w:val="en-US"/>
              </w:rPr>
              <w:t>90</w:t>
            </w:r>
          </w:p>
        </w:tc>
        <w:tc>
          <w:tcPr>
            <w:tcW w:type="dxa" w:w="162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Square-triangle</w:t>
            </w:r>
          </w:p>
        </w:tc>
        <w:tc>
          <w:tcPr>
            <w:tcW w:type="dxa" w:w="139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0.619</w:t>
            </w:r>
          </w:p>
        </w:tc>
        <w:tc>
          <w:tcPr>
            <w:tcW w:type="dxa" w:w="145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0.129</w:t>
            </w:r>
          </w:p>
        </w:tc>
        <w:tc>
          <w:tcPr>
            <w:tcW w:type="dxa" w:w="1639"/>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Calibri Light" w:hAnsi="Calibri Light"/>
                <w:shd w:val="nil" w:color="auto" w:fill="auto"/>
                <w:rtl w:val="0"/>
                <w:lang w:val="en-US"/>
              </w:rPr>
              <w:t>4.779</w:t>
            </w:r>
          </w:p>
        </w:tc>
        <w:tc>
          <w:tcPr>
            <w:tcW w:type="dxa" w:w="168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Helvetica" w:hAnsi="Helvetica"/>
                <w:b w:val="1"/>
                <w:bCs w:val="1"/>
                <w:shd w:val="nil" w:color="auto" w:fill="auto"/>
                <w:rtl w:val="0"/>
                <w:lang w:val="en-US"/>
              </w:rPr>
              <w:t>0.0001</w:t>
            </w:r>
          </w:p>
        </w:tc>
      </w:tr>
      <w:tr>
        <w:tblPrEx>
          <w:shd w:val="clear" w:color="auto" w:fill="d0ddef"/>
        </w:tblPrEx>
        <w:trPr>
          <w:trHeight w:val="547" w:hRule="atLeast"/>
        </w:trPr>
        <w:tc>
          <w:tcPr>
            <w:tcW w:type="dxa" w:w="9350"/>
            <w:gridSpan w:val="6"/>
            <w:tcBorders>
              <w:top w:val="nil"/>
              <w:left w:val="nil"/>
              <w:bottom w:val="nil"/>
              <w:right w:val="nil"/>
            </w:tcBorders>
            <w:shd w:val="clear" w:color="auto" w:fill="ffffff"/>
            <w:tcMar>
              <w:top w:type="dxa" w:w="80"/>
              <w:left w:type="dxa" w:w="80"/>
              <w:bottom w:type="dxa" w:w="80"/>
              <w:right w:type="dxa" w:w="80"/>
            </w:tcMar>
            <w:vAlign w:val="top"/>
          </w:tcPr>
          <w:p>
            <w:pPr>
              <w:pStyle w:val="Body"/>
              <w:spacing w:after="0" w:line="240" w:lineRule="auto"/>
              <w:jc w:val="right"/>
              <w:rPr>
                <w:rStyle w:val="None"/>
                <w:rFonts w:ascii="Helvetica" w:cs="Helvetica" w:hAnsi="Helvetica" w:eastAsia="Helvetica"/>
                <w:b w:val="1"/>
                <w:bCs w:val="1"/>
                <w:i w:val="1"/>
                <w:iCs w:val="1"/>
                <w:sz w:val="24"/>
                <w:szCs w:val="24"/>
                <w:shd w:val="nil" w:color="auto" w:fill="auto"/>
              </w:rPr>
            </w:pPr>
            <w:r>
              <w:rPr>
                <w:rStyle w:val="None"/>
                <w:rFonts w:ascii="Helvetica" w:hAnsi="Helvetica"/>
                <w:b w:val="1"/>
                <w:bCs w:val="1"/>
                <w:i w:val="1"/>
                <w:iCs w:val="1"/>
                <w:sz w:val="24"/>
                <w:szCs w:val="24"/>
                <w:shd w:val="nil" w:color="auto" w:fill="auto"/>
                <w:rtl w:val="0"/>
                <w:lang w:val="fr-FR"/>
              </w:rPr>
              <w:t>Microsite Pr (&gt;Chisq)= 0.0001</w:t>
            </w:r>
          </w:p>
          <w:p>
            <w:pPr>
              <w:pStyle w:val="Body"/>
              <w:bidi w:val="0"/>
              <w:spacing w:after="0" w:line="240" w:lineRule="auto"/>
              <w:ind w:left="0" w:right="0" w:firstLine="0"/>
              <w:jc w:val="right"/>
              <w:rPr>
                <w:rtl w:val="0"/>
              </w:rPr>
            </w:pPr>
            <w:r>
              <w:rPr>
                <w:rStyle w:val="None"/>
                <w:rFonts w:ascii="Helvetica" w:hAnsi="Helvetica"/>
                <w:b w:val="1"/>
                <w:bCs w:val="1"/>
                <w:i w:val="1"/>
                <w:iCs w:val="1"/>
                <w:sz w:val="24"/>
                <w:szCs w:val="24"/>
                <w:shd w:val="nil" w:color="auto" w:fill="auto"/>
                <w:rtl w:val="0"/>
                <w:lang w:val="fr-FR"/>
              </w:rPr>
              <w:t>Cover Pr (&gt;Chisq)=0.0001</w:t>
            </w:r>
          </w:p>
        </w:tc>
      </w:tr>
    </w:tbl>
    <w:p>
      <w:pPr>
        <w:pStyle w:val="Body"/>
        <w:widowControl w:val="0"/>
        <w:spacing w:line="240" w:lineRule="auto"/>
        <w:rPr>
          <w:rStyle w:val="None"/>
          <w:b w:val="1"/>
          <w:bCs w:val="1"/>
          <w:sz w:val="24"/>
          <w:szCs w:val="24"/>
        </w:rPr>
      </w:pPr>
    </w:p>
    <w:p>
      <w:pPr>
        <w:pStyle w:val="Body"/>
        <w:spacing w:line="240" w:lineRule="auto"/>
        <w:rPr>
          <w:rStyle w:val="None"/>
        </w:rPr>
      </w:pPr>
      <w:r>
        <w:rPr>
          <w:rStyle w:val="None"/>
        </w:rPr>
        <w:drawing>
          <wp:anchor distT="57150" distB="57150" distL="57150" distR="57150" simplePos="0" relativeHeight="251669504" behindDoc="0" locked="0" layoutInCell="1" allowOverlap="1">
            <wp:simplePos x="0" y="0"/>
            <wp:positionH relativeFrom="page">
              <wp:posOffset>1598930</wp:posOffset>
            </wp:positionH>
            <wp:positionV relativeFrom="line">
              <wp:posOffset>81132</wp:posOffset>
            </wp:positionV>
            <wp:extent cx="4574540" cy="3192780"/>
            <wp:effectExtent l="0" t="0" r="0" b="0"/>
            <wp:wrapSquare wrapText="bothSides" distL="57150" distR="57150" distT="57150" distB="57150"/>
            <wp:docPr id="1073741835" name="officeArt object" descr="Screenshot (59).png"/>
            <wp:cNvGraphicFramePr/>
            <a:graphic xmlns:a="http://schemas.openxmlformats.org/drawingml/2006/main">
              <a:graphicData uri="http://schemas.openxmlformats.org/drawingml/2006/picture">
                <pic:pic xmlns:pic="http://schemas.openxmlformats.org/drawingml/2006/picture">
                  <pic:nvPicPr>
                    <pic:cNvPr id="1073741835" name="Screenshot (59).png" descr="Screenshot (59).png"/>
                    <pic:cNvPicPr>
                      <a:picLocks noChangeAspect="1"/>
                    </pic:cNvPicPr>
                  </pic:nvPicPr>
                  <pic:blipFill>
                    <a:blip r:embed="rId14">
                      <a:extLst/>
                    </a:blip>
                    <a:srcRect l="6272" t="11782" r="28275" b="6989"/>
                    <a:stretch>
                      <a:fillRect/>
                    </a:stretch>
                  </pic:blipFill>
                  <pic:spPr>
                    <a:xfrm>
                      <a:off x="0" y="0"/>
                      <a:ext cx="4574540" cy="3192780"/>
                    </a:xfrm>
                    <a:prstGeom prst="rect">
                      <a:avLst/>
                    </a:prstGeom>
                    <a:ln w="12700" cap="flat">
                      <a:noFill/>
                      <a:miter lim="400000"/>
                    </a:ln>
                    <a:effectLst/>
                  </pic:spPr>
                </pic:pic>
              </a:graphicData>
            </a:graphic>
          </wp:anchor>
        </w:drawing>
      </w:r>
    </w:p>
    <w:p>
      <w:pPr>
        <w:pStyle w:val="Body"/>
        <w:spacing w:line="240" w:lineRule="auto"/>
        <w:rPr>
          <w:rStyle w:val="None"/>
        </w:rPr>
      </w:pPr>
    </w:p>
    <w:p>
      <w:pPr>
        <w:pStyle w:val="Body"/>
        <w:spacing w:line="240" w:lineRule="auto"/>
        <w:rPr>
          <w:rStyle w:val="None"/>
        </w:rPr>
      </w:pPr>
    </w:p>
    <w:p>
      <w:pPr>
        <w:pStyle w:val="Body A"/>
        <w:spacing w:after="0" w:line="240" w:lineRule="auto"/>
        <w:jc w:val="both"/>
        <w:rPr>
          <w:rStyle w:val="None"/>
          <w:b w:val="1"/>
          <w:bCs w:val="1"/>
          <w:sz w:val="24"/>
          <w:szCs w:val="24"/>
        </w:rPr>
      </w:pPr>
    </w:p>
    <w:p>
      <w:pPr>
        <w:pStyle w:val="Body A"/>
        <w:spacing w:after="0" w:line="240" w:lineRule="auto"/>
        <w:jc w:val="both"/>
        <w:rPr>
          <w:rStyle w:val="None"/>
          <w:rFonts w:ascii="Times New Roman" w:cs="Times New Roman" w:hAnsi="Times New Roman" w:eastAsia="Times New Roman"/>
          <w:sz w:val="24"/>
          <w:szCs w:val="24"/>
        </w:rPr>
      </w:pPr>
    </w:p>
    <w:p>
      <w:pPr>
        <w:pStyle w:val="Body A"/>
        <w:spacing w:after="0" w:line="240" w:lineRule="auto"/>
        <w:jc w:val="both"/>
        <w:rPr>
          <w:rStyle w:val="None"/>
          <w:rFonts w:ascii="Times New Roman" w:cs="Times New Roman" w:hAnsi="Times New Roman" w:eastAsia="Times New Roman"/>
          <w:sz w:val="24"/>
          <w:szCs w:val="24"/>
        </w:rPr>
      </w:pPr>
    </w:p>
    <w:p>
      <w:pPr>
        <w:pStyle w:val="Body A"/>
        <w:spacing w:after="0" w:line="240" w:lineRule="auto"/>
        <w:jc w:val="both"/>
        <w:rPr>
          <w:rStyle w:val="None"/>
          <w:rFonts w:ascii="Times New Roman" w:cs="Times New Roman" w:hAnsi="Times New Roman" w:eastAsia="Times New Roman"/>
          <w:sz w:val="24"/>
          <w:szCs w:val="24"/>
        </w:rPr>
      </w:pPr>
    </w:p>
    <w:p>
      <w:pPr>
        <w:pStyle w:val="Body A"/>
        <w:spacing w:after="0" w:line="240" w:lineRule="auto"/>
        <w:jc w:val="both"/>
        <w:rPr>
          <w:rStyle w:val="None"/>
          <w:rFonts w:ascii="Times New Roman" w:cs="Times New Roman" w:hAnsi="Times New Roman" w:eastAsia="Times New Roman"/>
          <w:b w:val="1"/>
          <w:bCs w:val="1"/>
          <w:sz w:val="24"/>
          <w:szCs w:val="24"/>
        </w:rPr>
      </w:pPr>
    </w:p>
    <w:p>
      <w:pPr>
        <w:pStyle w:val="Body A"/>
        <w:spacing w:after="0" w:line="240" w:lineRule="auto"/>
        <w:jc w:val="both"/>
        <w:rPr>
          <w:rStyle w:val="None"/>
          <w:rFonts w:ascii="Times New Roman" w:cs="Times New Roman" w:hAnsi="Times New Roman" w:eastAsia="Times New Roman"/>
          <w:b w:val="1"/>
          <w:bCs w:val="1"/>
          <w:sz w:val="24"/>
          <w:szCs w:val="24"/>
        </w:rPr>
      </w:pPr>
    </w:p>
    <w:p>
      <w:pPr>
        <w:pStyle w:val="Body A"/>
        <w:spacing w:after="0" w:line="240" w:lineRule="auto"/>
        <w:jc w:val="both"/>
        <w:rPr>
          <w:rStyle w:val="None"/>
          <w:rFonts w:ascii="Times New Roman" w:cs="Times New Roman" w:hAnsi="Times New Roman" w:eastAsia="Times New Roman"/>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p>
    <w:p>
      <w:pPr>
        <w:pStyle w:val="Body A"/>
        <w:spacing w:after="0" w:line="240" w:lineRule="auto"/>
        <w:jc w:val="both"/>
        <w:rPr>
          <w:rStyle w:val="None"/>
          <w:b w:val="1"/>
          <w:bCs w:val="1"/>
          <w:sz w:val="24"/>
          <w:szCs w:val="24"/>
        </w:rPr>
      </w:pPr>
      <w:r>
        <w:rPr>
          <w:rStyle w:val="None"/>
          <w:b w:val="1"/>
          <w:bCs w:val="1"/>
          <w:sz w:val="24"/>
          <w:szCs w:val="24"/>
          <w:rtl w:val="0"/>
          <w:lang w:val="en-US"/>
        </w:rPr>
        <w:t>G. Scatterplot showing the relationship between light intensity (lum/ft</w:t>
      </w:r>
      <w:r>
        <w:rPr>
          <w:rStyle w:val="None"/>
          <w:b w:val="1"/>
          <w:bCs w:val="1"/>
          <w:sz w:val="24"/>
          <w:szCs w:val="24"/>
          <w:vertAlign w:val="superscript"/>
          <w:rtl w:val="0"/>
          <w:lang w:val="en-US"/>
        </w:rPr>
        <w:t>2</w:t>
      </w:r>
      <w:r>
        <w:rPr>
          <w:rStyle w:val="None"/>
          <w:b w:val="1"/>
          <w:bCs w:val="1"/>
          <w:sz w:val="24"/>
          <w:szCs w:val="24"/>
          <w:rtl w:val="0"/>
          <w:lang w:val="en-US"/>
        </w:rPr>
        <w:t>) and temperature (</w:t>
      </w:r>
      <w:r>
        <w:rPr>
          <w:rStyle w:val="None"/>
          <w:b w:val="1"/>
          <w:bCs w:val="1"/>
          <w:sz w:val="24"/>
          <w:szCs w:val="24"/>
          <w:rtl w:val="0"/>
          <w:lang w:val="en-US"/>
        </w:rPr>
        <w:t>°</w:t>
      </w:r>
      <w:r>
        <w:rPr>
          <w:rStyle w:val="None"/>
          <w:b w:val="1"/>
          <w:bCs w:val="1"/>
          <w:sz w:val="24"/>
          <w:szCs w:val="24"/>
          <w:rtl w:val="0"/>
          <w:lang w:val="en-US"/>
        </w:rPr>
        <w:t>F). Blue line represents smooth conditional mean (Kendall</w:t>
      </w:r>
      <w:r>
        <w:rPr>
          <w:rStyle w:val="None"/>
          <w:b w:val="1"/>
          <w:bCs w:val="1"/>
          <w:sz w:val="24"/>
          <w:szCs w:val="24"/>
          <w:rtl w:val="0"/>
          <w:lang w:val="en-US"/>
        </w:rPr>
        <w:t>’</w:t>
      </w:r>
      <w:r>
        <w:rPr>
          <w:rStyle w:val="None"/>
          <w:b w:val="1"/>
          <w:bCs w:val="1"/>
          <w:sz w:val="24"/>
          <w:szCs w:val="24"/>
          <w:rtl w:val="0"/>
          <w:lang w:val="en-US"/>
        </w:rPr>
        <w:t xml:space="preserve">s tau=0.281, p=0.0001).  </w:t>
      </w: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rPr>
      </w:pPr>
      <w:r>
        <w:rPr>
          <w:rStyle w:val="None"/>
          <w:b w:val="1"/>
          <w:bCs w:val="1"/>
          <w:sz w:val="24"/>
          <w:szCs w:val="24"/>
          <w:rtl w:val="0"/>
          <w:lang w:val="en-US"/>
        </w:rPr>
        <w:t>H. Location (latitude and longitude coordinates) of each shelter-open microsite is given, alongside its shape and cover type.</w:t>
      </w:r>
    </w:p>
    <w:p>
      <w:pPr>
        <w:pStyle w:val="Body"/>
        <w:spacing w:after="0" w:line="240" w:lineRule="auto"/>
        <w:jc w:val="both"/>
        <w:rPr>
          <w:rStyle w:val="None"/>
          <w:b w:val="1"/>
          <w:bCs w:val="1"/>
          <w:sz w:val="24"/>
          <w:szCs w:val="24"/>
          <w:lang w:val="en-US"/>
        </w:rPr>
      </w:pPr>
    </w:p>
    <w:tbl>
      <w:tblPr>
        <w:tblW w:w="90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71"/>
        <w:gridCol w:w="1394"/>
        <w:gridCol w:w="1583"/>
        <w:gridCol w:w="3245"/>
        <w:gridCol w:w="1535"/>
      </w:tblGrid>
      <w:tr>
        <w:tblPrEx>
          <w:shd w:val="clear" w:color="auto" w:fill="d0ddef"/>
        </w:tblPrEx>
        <w:trPr>
          <w:trHeight w:val="295" w:hRule="atLeast"/>
        </w:trPr>
        <w:tc>
          <w:tcPr>
            <w:tcW w:type="dxa" w:w="1271"/>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A"/>
            </w:pPr>
            <w:r>
              <w:rPr>
                <w:rStyle w:val="None"/>
                <w:rFonts w:ascii="Times New Roman" w:hAnsi="Times New Roman"/>
                <w:b w:val="1"/>
                <w:bCs w:val="1"/>
                <w:i w:val="1"/>
                <w:iCs w:val="1"/>
                <w:sz w:val="24"/>
                <w:szCs w:val="24"/>
                <w:shd w:val="nil" w:color="auto" w:fill="auto"/>
                <w:rtl w:val="0"/>
                <w:lang w:val="en-US"/>
              </w:rPr>
              <w:t>Shelter ID</w:t>
            </w:r>
          </w:p>
        </w:tc>
        <w:tc>
          <w:tcPr>
            <w:tcW w:type="dxa" w:w="1394"/>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pPr>
            <w:r>
              <w:rPr>
                <w:rStyle w:val="None"/>
                <w:rFonts w:ascii="Times New Roman" w:hAnsi="Times New Roman"/>
                <w:b w:val="1"/>
                <w:bCs w:val="1"/>
                <w:i w:val="1"/>
                <w:iCs w:val="1"/>
                <w:sz w:val="24"/>
                <w:szCs w:val="24"/>
                <w:shd w:val="nil" w:color="auto" w:fill="auto"/>
                <w:rtl w:val="0"/>
                <w:lang w:val="en-US"/>
              </w:rPr>
              <w:t>Latitude</w:t>
            </w:r>
          </w:p>
        </w:tc>
        <w:tc>
          <w:tcPr>
            <w:tcW w:type="dxa" w:w="1583"/>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pPr>
            <w:r>
              <w:rPr>
                <w:rStyle w:val="None"/>
                <w:rFonts w:ascii="Times New Roman" w:hAnsi="Times New Roman"/>
                <w:b w:val="1"/>
                <w:bCs w:val="1"/>
                <w:i w:val="1"/>
                <w:iCs w:val="1"/>
                <w:sz w:val="24"/>
                <w:szCs w:val="24"/>
                <w:shd w:val="nil" w:color="auto" w:fill="auto"/>
                <w:rtl w:val="0"/>
                <w:lang w:val="en-US"/>
              </w:rPr>
              <w:t>Longitude</w:t>
            </w:r>
          </w:p>
        </w:tc>
        <w:tc>
          <w:tcPr>
            <w:tcW w:type="dxa" w:w="3245"/>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pPr>
            <w:r>
              <w:rPr>
                <w:rStyle w:val="None"/>
                <w:rFonts w:ascii="Times New Roman" w:hAnsi="Times New Roman"/>
                <w:b w:val="1"/>
                <w:bCs w:val="1"/>
                <w:i w:val="1"/>
                <w:iCs w:val="1"/>
                <w:sz w:val="24"/>
                <w:szCs w:val="24"/>
                <w:shd w:val="nil" w:color="auto" w:fill="auto"/>
                <w:rtl w:val="0"/>
                <w:lang w:val="en-US"/>
              </w:rPr>
              <w:t>Shape (Triangle/Square)</w:t>
            </w:r>
          </w:p>
        </w:tc>
        <w:tc>
          <w:tcPr>
            <w:tcW w:type="dxa" w:w="1535"/>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A"/>
              <w:spacing w:after="0" w:line="240" w:lineRule="auto"/>
            </w:pPr>
            <w:r>
              <w:rPr>
                <w:rStyle w:val="None"/>
                <w:rFonts w:ascii="Times New Roman" w:hAnsi="Times New Roman"/>
                <w:b w:val="1"/>
                <w:bCs w:val="1"/>
                <w:i w:val="1"/>
                <w:iCs w:val="1"/>
                <w:sz w:val="24"/>
                <w:szCs w:val="24"/>
                <w:shd w:val="nil" w:color="auto" w:fill="auto"/>
                <w:rtl w:val="0"/>
                <w:lang w:val="en-US"/>
              </w:rPr>
              <w:t>Cover type</w:t>
            </w:r>
          </w:p>
        </w:tc>
      </w:tr>
      <w:tr>
        <w:tblPrEx>
          <w:shd w:val="clear" w:color="auto" w:fill="d0ddef"/>
        </w:tblPrEx>
        <w:trPr>
          <w:trHeight w:val="295" w:hRule="atLeast"/>
        </w:trPr>
        <w:tc>
          <w:tcPr>
            <w:tcW w:type="dxa" w:w="1271"/>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1</w:t>
            </w:r>
          </w:p>
        </w:tc>
        <w:tc>
          <w:tcPr>
            <w:tcW w:type="dxa" w:w="1394"/>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36.69363</w:t>
            </w:r>
          </w:p>
        </w:tc>
        <w:tc>
          <w:tcPr>
            <w:tcW w:type="dxa" w:w="1583"/>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-120.79318</w:t>
            </w:r>
          </w:p>
        </w:tc>
        <w:tc>
          <w:tcPr>
            <w:tcW w:type="dxa" w:w="3245"/>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T</w:t>
            </w:r>
          </w:p>
        </w:tc>
        <w:tc>
          <w:tcPr>
            <w:tcW w:type="dxa" w:w="1535"/>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15%</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2</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36.69364</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-120.79331</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S</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15%</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3</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36.69355</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-120.79315</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90%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4</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36.69349</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-120.79320</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90%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5</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36.69349</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-120.79311</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T</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50%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6</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36.39342</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-120.79311</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S</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50%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7</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36.69394</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-120.79300</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15%</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8</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36.69397</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-120.79292</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15%</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9</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36.69401</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-120.79282</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90%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10</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36.694</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-120.79295</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90%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11</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36.69405</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-120.79305</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50%</w:t>
            </w:r>
          </w:p>
        </w:tc>
      </w:tr>
      <w:tr>
        <w:tblPrEx>
          <w:shd w:val="clear" w:color="auto" w:fill="d0ddef"/>
        </w:tblPrEx>
        <w:trPr>
          <w:trHeight w:val="290"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i w:val="1"/>
                <w:iCs w:val="1"/>
                <w:sz w:val="24"/>
                <w:szCs w:val="24"/>
                <w:shd w:val="nil" w:color="auto" w:fill="auto"/>
                <w:rtl w:val="0"/>
                <w:lang w:val="en-US"/>
              </w:rPr>
              <w:t>12</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36.69408</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-120.79301</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pPr>
            <w:r>
              <w:rPr>
                <w:rStyle w:val="None"/>
                <w:rFonts w:ascii="Times New Roman" w:hAnsi="Times New Roman"/>
                <w:sz w:val="24"/>
                <w:szCs w:val="24"/>
                <w:shd w:val="nil" w:color="auto" w:fill="auto"/>
                <w:rtl w:val="0"/>
                <w:lang w:val="en-US"/>
              </w:rPr>
              <w:t>50%</w:t>
            </w:r>
          </w:p>
        </w:tc>
      </w:tr>
    </w:tbl>
    <w:p>
      <w:pPr>
        <w:pStyle w:val="Body"/>
        <w:widowControl w:val="0"/>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rPr>
      </w:pPr>
      <w:r>
        <w:rPr>
          <w:rStyle w:val="None"/>
          <w:b w:val="1"/>
          <w:bCs w:val="1"/>
          <w:sz w:val="24"/>
          <w:szCs w:val="24"/>
          <w:rtl w:val="0"/>
          <w:lang w:val="en-US"/>
        </w:rPr>
        <w:t>I. Location (latitude and longitude coordinates) of shrub microsites.</w:t>
      </w:r>
    </w:p>
    <w:p>
      <w:pPr>
        <w:pStyle w:val="Body"/>
        <w:spacing w:after="0" w:line="240" w:lineRule="auto"/>
        <w:jc w:val="both"/>
        <w:rPr>
          <w:rStyle w:val="None"/>
          <w:b w:val="1"/>
          <w:bCs w:val="1"/>
          <w:sz w:val="24"/>
          <w:szCs w:val="24"/>
          <w:lang w:val="en-US"/>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413"/>
        <w:gridCol w:w="3827"/>
        <w:gridCol w:w="4110"/>
      </w:tblGrid>
      <w:tr>
        <w:tblPrEx>
          <w:shd w:val="clear" w:color="auto" w:fill="d0ddef"/>
        </w:tblPrEx>
        <w:trPr>
          <w:trHeight w:val="252" w:hRule="atLeast"/>
        </w:trPr>
        <w:tc>
          <w:tcPr>
            <w:tcW w:type="dxa" w:w="1413"/>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w:jc w:val="center"/>
            </w:pPr>
            <w:r>
              <w:rPr>
                <w:rStyle w:val="None"/>
                <w:rFonts w:ascii="Helvetica" w:hAnsi="Helvetica"/>
                <w:b w:val="1"/>
                <w:bCs w:val="1"/>
                <w:i w:val="1"/>
                <w:iCs w:val="1"/>
                <w:sz w:val="24"/>
                <w:szCs w:val="24"/>
                <w:shd w:val="nil" w:color="auto" w:fill="auto"/>
                <w:rtl w:val="0"/>
                <w:lang w:val="en-US"/>
              </w:rPr>
              <w:t>Shrub ID</w:t>
            </w:r>
          </w:p>
        </w:tc>
        <w:tc>
          <w:tcPr>
            <w:tcW w:type="dxa" w:w="3827"/>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Helvetica" w:hAnsi="Helvetica"/>
                <w:b w:val="1"/>
                <w:bCs w:val="1"/>
                <w:i w:val="1"/>
                <w:iCs w:val="1"/>
                <w:sz w:val="24"/>
                <w:szCs w:val="24"/>
                <w:shd w:val="nil" w:color="auto" w:fill="auto"/>
                <w:rtl w:val="0"/>
                <w:lang w:val="en-US"/>
              </w:rPr>
              <w:t>Latitude</w:t>
            </w:r>
          </w:p>
        </w:tc>
        <w:tc>
          <w:tcPr>
            <w:tcW w:type="dxa" w:w="4110"/>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Helvetica" w:hAnsi="Helvetica"/>
                <w:b w:val="1"/>
                <w:bCs w:val="1"/>
                <w:i w:val="1"/>
                <w:iCs w:val="1"/>
                <w:sz w:val="24"/>
                <w:szCs w:val="24"/>
                <w:shd w:val="nil" w:color="auto" w:fill="auto"/>
                <w:rtl w:val="0"/>
                <w:lang w:val="en-US"/>
              </w:rPr>
              <w:t>Longitude</w:t>
            </w:r>
          </w:p>
        </w:tc>
      </w:tr>
      <w:tr>
        <w:tblPrEx>
          <w:shd w:val="clear" w:color="auto" w:fill="d0ddef"/>
        </w:tblPrEx>
        <w:trPr>
          <w:trHeight w:val="252" w:hRule="atLeast"/>
        </w:trPr>
        <w:tc>
          <w:tcPr>
            <w:tcW w:type="dxa" w:w="1413"/>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w:t>
            </w:r>
          </w:p>
        </w:tc>
        <w:tc>
          <w:tcPr>
            <w:tcW w:type="dxa" w:w="3827"/>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36.69532</w:t>
            </w:r>
          </w:p>
        </w:tc>
        <w:tc>
          <w:tcPr>
            <w:tcW w:type="dxa" w:w="4110"/>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-120.797</w:t>
            </w:r>
          </w:p>
        </w:tc>
      </w:tr>
      <w:tr>
        <w:tblPrEx>
          <w:shd w:val="clear" w:color="auto" w:fill="d0ddef"/>
        </w:tblPrEx>
        <w:trPr>
          <w:trHeight w:val="247" w:hRule="atLeast"/>
        </w:trPr>
        <w:tc>
          <w:tcPr>
            <w:tcW w:type="dxa" w:w="1413"/>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2</w:t>
            </w:r>
          </w:p>
        </w:tc>
        <w:tc>
          <w:tcPr>
            <w:tcW w:type="dxa" w:w="3827"/>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36.69592</w:t>
            </w:r>
          </w:p>
        </w:tc>
        <w:tc>
          <w:tcPr>
            <w:tcW w:type="dxa" w:w="411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-120.797</w:t>
            </w:r>
          </w:p>
        </w:tc>
      </w:tr>
      <w:tr>
        <w:tblPrEx>
          <w:shd w:val="clear" w:color="auto" w:fill="d0ddef"/>
        </w:tblPrEx>
        <w:trPr>
          <w:trHeight w:val="247" w:hRule="atLeast"/>
        </w:trPr>
        <w:tc>
          <w:tcPr>
            <w:tcW w:type="dxa" w:w="1413"/>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w:t>
            </w:r>
          </w:p>
        </w:tc>
        <w:tc>
          <w:tcPr>
            <w:tcW w:type="dxa" w:w="3827"/>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36.69533</w:t>
            </w:r>
          </w:p>
        </w:tc>
        <w:tc>
          <w:tcPr>
            <w:tcW w:type="dxa" w:w="4110"/>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-120.794</w:t>
            </w:r>
          </w:p>
        </w:tc>
      </w:tr>
      <w:tr>
        <w:tblPrEx>
          <w:shd w:val="clear" w:color="auto" w:fill="d0ddef"/>
        </w:tblPrEx>
        <w:trPr>
          <w:trHeight w:val="247" w:hRule="atLeast"/>
        </w:trPr>
        <w:tc>
          <w:tcPr>
            <w:tcW w:type="dxa" w:w="1413"/>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4</w:t>
            </w:r>
          </w:p>
        </w:tc>
        <w:tc>
          <w:tcPr>
            <w:tcW w:type="dxa" w:w="3827"/>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36.69598</w:t>
            </w:r>
          </w:p>
        </w:tc>
        <w:tc>
          <w:tcPr>
            <w:tcW w:type="dxa" w:w="411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-120.797</w:t>
            </w:r>
          </w:p>
        </w:tc>
      </w:tr>
      <w:tr>
        <w:tblPrEx>
          <w:shd w:val="clear" w:color="auto" w:fill="d0ddef"/>
        </w:tblPrEx>
        <w:trPr>
          <w:trHeight w:val="247" w:hRule="atLeast"/>
        </w:trPr>
        <w:tc>
          <w:tcPr>
            <w:tcW w:type="dxa" w:w="1413"/>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5</w:t>
            </w:r>
          </w:p>
        </w:tc>
        <w:tc>
          <w:tcPr>
            <w:tcW w:type="dxa" w:w="3827"/>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36.69591</w:t>
            </w:r>
          </w:p>
        </w:tc>
        <w:tc>
          <w:tcPr>
            <w:tcW w:type="dxa" w:w="4110"/>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-120.797</w:t>
            </w:r>
          </w:p>
        </w:tc>
      </w:tr>
      <w:tr>
        <w:tblPrEx>
          <w:shd w:val="clear" w:color="auto" w:fill="d0ddef"/>
        </w:tblPrEx>
        <w:trPr>
          <w:trHeight w:val="247" w:hRule="atLeast"/>
        </w:trPr>
        <w:tc>
          <w:tcPr>
            <w:tcW w:type="dxa" w:w="1413"/>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6</w:t>
            </w:r>
          </w:p>
        </w:tc>
        <w:tc>
          <w:tcPr>
            <w:tcW w:type="dxa" w:w="3827"/>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36.69605</w:t>
            </w:r>
          </w:p>
        </w:tc>
        <w:tc>
          <w:tcPr>
            <w:tcW w:type="dxa" w:w="411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-120.797</w:t>
            </w:r>
          </w:p>
        </w:tc>
      </w:tr>
      <w:tr>
        <w:tblPrEx>
          <w:shd w:val="clear" w:color="auto" w:fill="d0ddef"/>
        </w:tblPrEx>
        <w:trPr>
          <w:trHeight w:val="247" w:hRule="atLeast"/>
        </w:trPr>
        <w:tc>
          <w:tcPr>
            <w:tcW w:type="dxa" w:w="1413"/>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7</w:t>
            </w:r>
          </w:p>
        </w:tc>
        <w:tc>
          <w:tcPr>
            <w:tcW w:type="dxa" w:w="3827"/>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36.69595</w:t>
            </w:r>
          </w:p>
        </w:tc>
        <w:tc>
          <w:tcPr>
            <w:tcW w:type="dxa" w:w="4110"/>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center"/>
            </w:pPr>
            <w:r>
              <w:rPr>
                <w:rStyle w:val="None"/>
                <w:rFonts w:ascii="Calibri Light" w:hAnsi="Calibri Light"/>
                <w:sz w:val="24"/>
                <w:szCs w:val="24"/>
                <w:shd w:val="nil" w:color="auto" w:fill="auto"/>
                <w:rtl w:val="0"/>
                <w:lang w:val="en-US"/>
              </w:rPr>
              <w:t>-120.798</w:t>
            </w:r>
          </w:p>
        </w:tc>
      </w:tr>
    </w:tbl>
    <w:p>
      <w:pPr>
        <w:pStyle w:val="Body"/>
        <w:widowControl w:val="0"/>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rPr>
      </w:pPr>
      <w:r>
        <w:rPr>
          <w:rStyle w:val="None"/>
          <w:b w:val="1"/>
          <w:bCs w:val="1"/>
          <w:sz w:val="24"/>
          <w:szCs w:val="24"/>
        </w:rPr>
        <w:drawing>
          <wp:anchor distT="57150" distB="57150" distL="57150" distR="57150" simplePos="0" relativeHeight="251670528" behindDoc="0" locked="0" layoutInCell="1" allowOverlap="1">
            <wp:simplePos x="0" y="0"/>
            <wp:positionH relativeFrom="page">
              <wp:posOffset>1544002</wp:posOffset>
            </wp:positionH>
            <wp:positionV relativeFrom="line">
              <wp:posOffset>0</wp:posOffset>
            </wp:positionV>
            <wp:extent cx="4684396" cy="3319780"/>
            <wp:effectExtent l="0" t="0" r="0" b="0"/>
            <wp:wrapSquare wrapText="bothSides" distL="57150" distR="57150" distT="57150" distB="57150"/>
            <wp:docPr id="1073741836" name="officeArt object" descr="Screenshot (61).png"/>
            <wp:cNvGraphicFramePr/>
            <a:graphic xmlns:a="http://schemas.openxmlformats.org/drawingml/2006/main">
              <a:graphicData uri="http://schemas.openxmlformats.org/drawingml/2006/picture">
                <pic:pic xmlns:pic="http://schemas.openxmlformats.org/drawingml/2006/picture">
                  <pic:nvPicPr>
                    <pic:cNvPr id="1073741836" name="Screenshot (61).png" descr="Screenshot (61).png"/>
                    <pic:cNvPicPr>
                      <a:picLocks noChangeAspect="1"/>
                    </pic:cNvPicPr>
                  </pic:nvPicPr>
                  <pic:blipFill>
                    <a:blip r:embed="rId15">
                      <a:extLst/>
                    </a:blip>
                    <a:srcRect l="5682" t="11992" r="30166" b="7191"/>
                    <a:stretch>
                      <a:fillRect/>
                    </a:stretch>
                  </pic:blipFill>
                  <pic:spPr>
                    <a:xfrm>
                      <a:off x="0" y="0"/>
                      <a:ext cx="4684396" cy="3319780"/>
                    </a:xfrm>
                    <a:prstGeom prst="rect">
                      <a:avLst/>
                    </a:prstGeom>
                    <a:ln w="12700" cap="flat">
                      <a:noFill/>
                      <a:miter lim="400000"/>
                    </a:ln>
                    <a:effectLst/>
                  </pic:spPr>
                </pic:pic>
              </a:graphicData>
            </a:graphic>
          </wp:anchor>
        </w:drawing>
      </w: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rPr>
      </w:pPr>
      <w:r>
        <w:rPr>
          <w:rStyle w:val="None"/>
          <w:b w:val="1"/>
          <w:bCs w:val="1"/>
          <w:sz w:val="24"/>
          <w:szCs w:val="24"/>
          <w:rtl w:val="0"/>
          <w:lang w:val="en-US"/>
        </w:rPr>
        <w:t>J. Frequency histogram of temperatures (</w:t>
      </w:r>
      <w:r>
        <w:rPr>
          <w:rStyle w:val="None"/>
          <w:b w:val="1"/>
          <w:bCs w:val="1"/>
          <w:sz w:val="24"/>
          <w:szCs w:val="24"/>
          <w:rtl w:val="0"/>
          <w:lang w:val="en-US"/>
        </w:rPr>
        <w:t>°</w:t>
      </w:r>
      <w:r>
        <w:rPr>
          <w:rStyle w:val="None"/>
          <w:b w:val="1"/>
          <w:bCs w:val="1"/>
          <w:sz w:val="24"/>
          <w:szCs w:val="24"/>
          <w:rtl w:val="0"/>
          <w:lang w:val="en-US"/>
        </w:rPr>
        <w:t xml:space="preserve">F) recorded at each microsite. Higher temperatures were recorded at a greater frequency in the open. </w:t>
      </w:r>
    </w:p>
    <w:p>
      <w:pPr>
        <w:pStyle w:val="Body"/>
        <w:spacing w:after="0" w:line="240" w:lineRule="auto"/>
        <w:jc w:val="both"/>
        <w:rPr>
          <w:rStyle w:val="None"/>
          <w:b w:val="1"/>
          <w:bCs w:val="1"/>
          <w:sz w:val="24"/>
          <w:szCs w:val="24"/>
          <w:lang w:val="en-US"/>
        </w:rPr>
      </w:pPr>
    </w:p>
    <w:p>
      <w:pPr>
        <w:pStyle w:val="Body"/>
        <w:spacing w:after="0" w:line="240" w:lineRule="auto"/>
        <w:jc w:val="both"/>
        <w:rPr>
          <w:rStyle w:val="None"/>
          <w:b w:val="1"/>
          <w:bCs w:val="1"/>
          <w:sz w:val="24"/>
          <w:szCs w:val="24"/>
          <w:lang w:val="en-US"/>
        </w:rPr>
      </w:pPr>
    </w:p>
    <w:p>
      <w:pPr>
        <w:pStyle w:val="Body"/>
        <w:spacing w:after="0" w:line="240" w:lineRule="auto"/>
        <w:jc w:val="both"/>
      </w:pPr>
      <w:r>
        <w:rPr>
          <w:rStyle w:val="None"/>
          <w:b w:val="1"/>
          <w:bCs w:val="1"/>
          <w:sz w:val="24"/>
          <w:szCs w:val="24"/>
          <w:lang w:val="en-US"/>
        </w:rPr>
      </w:r>
    </w:p>
    <w:sectPr>
      <w:headerReference w:type="default" r:id="rId16"/>
      <w:footerReference w:type="default" r:id="rId17"/>
      <w:pgSz w:w="12240" w:h="15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tabs>
          <w:tab w:val="num" w:pos="952"/>
        </w:tabs>
        <w:ind w:left="232" w:firstLine="48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752"/>
        </w:tabs>
        <w:ind w:left="1032" w:firstLine="48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2552"/>
        </w:tabs>
        <w:ind w:left="1832" w:firstLine="48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3352"/>
        </w:tabs>
        <w:ind w:left="2632" w:firstLine="48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4152"/>
        </w:tabs>
        <w:ind w:left="3432" w:firstLine="48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952"/>
        </w:tabs>
        <w:ind w:left="4232" w:firstLine="48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752"/>
        </w:tabs>
        <w:ind w:left="5032" w:firstLine="48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6552"/>
        </w:tabs>
        <w:ind w:left="5832" w:firstLine="48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352"/>
        </w:tabs>
        <w:ind w:left="6632" w:firstLine="48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Calibri" w:cs="Calibri" w:hAnsi="Calibri" w:eastAsia="Calibri"/>
      <w:outline w:val="0"/>
      <w:color w:val="0563c1"/>
      <w:sz w:val="24"/>
      <w:szCs w:val="24"/>
      <w:u w:val="single" w:color="0563c1"/>
      <w14:textFill>
        <w14:solidFill>
          <w14:srgbClr w14:val="0563C1"/>
        </w14:solidFill>
      </w14:textFill>
    </w:rPr>
  </w:style>
  <w:style w:type="paragraph" w:styleId="Body A A">
    <w:name w:val="Body A A"/>
    <w:next w:val="Body A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Hyperlink.1">
    <w:name w:val="Hyperlink.1"/>
    <w:basedOn w:val="None"/>
    <w:next w:val="Hyperlink.1"/>
    <w:rPr>
      <w:rFonts w:ascii="Calibri" w:cs="Calibri" w:hAnsi="Calibri" w:eastAsia="Calibri"/>
      <w:outline w:val="0"/>
      <w:color w:val="0563c1"/>
      <w:sz w:val="24"/>
      <w:szCs w:val="24"/>
      <w:u w:val="single" w:color="0563c1"/>
      <w:lang w:val="en-US"/>
      <w14:textFill>
        <w14:solidFill>
          <w14:srgbClr w14:val="0563C1"/>
        </w14:solidFill>
      </w14:textFill>
    </w:rPr>
  </w:style>
  <w:style w:type="numbering" w:styleId="Numbered">
    <w:name w:val="Numbered"/>
    <w:pPr>
      <w:numPr>
        <w:numId w:val="1"/>
      </w:numPr>
    </w:pPr>
  </w:style>
  <w:style w:type="paragraph" w:styleId="Bibliography">
    <w:name w:val="Bibliography"/>
    <w:next w:val="Body"/>
    <w:pPr>
      <w:keepNext w:val="0"/>
      <w:keepLines w:val="0"/>
      <w:pageBreakBefore w:val="0"/>
      <w:widowControl w:val="1"/>
      <w:shd w:val="clear" w:color="auto" w:fill="auto"/>
      <w:suppressAutoHyphens w:val="0"/>
      <w:bidi w:val="0"/>
      <w:spacing w:before="0" w:after="0" w:line="240" w:lineRule="auto"/>
      <w:ind w:left="720" w:right="0" w:hanging="72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