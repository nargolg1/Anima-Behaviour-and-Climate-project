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Effects of </w:t>
      </w:r>
      <w:ins w:id="0" w:date="2020-02-14T14:32:44Z" w:author="zenrunner">
        <w:r>
          <w:rPr>
            <w:rFonts w:ascii="Times New Roman" w:hAnsi="Times New Roman"/>
            <w:b w:val="1"/>
            <w:bCs w:val="1"/>
            <w:sz w:val="24"/>
            <w:szCs w:val="24"/>
            <w:rtl w:val="0"/>
            <w:lang w:val="en-US"/>
          </w:rPr>
          <w:t xml:space="preserve">artificial </w:t>
        </w:r>
      </w:ins>
      <w:r>
        <w:rPr>
          <w:rFonts w:ascii="Times New Roman" w:hAnsi="Times New Roman"/>
          <w:b w:val="1"/>
          <w:bCs w:val="1"/>
          <w:sz w:val="24"/>
          <w:szCs w:val="24"/>
          <w:rtl w:val="0"/>
        </w:rPr>
        <w:t xml:space="preserve">Shelter </w:t>
      </w:r>
      <w:del w:id="1" w:date="2020-02-14T14:32:37Z" w:author="zenrunner">
        <w:r>
          <w:rPr>
            <w:rFonts w:ascii="Times New Roman" w:hAnsi="Times New Roman"/>
            <w:b w:val="1"/>
            <w:bCs w:val="1"/>
            <w:sz w:val="24"/>
            <w:szCs w:val="24"/>
            <w:rtl w:val="0"/>
          </w:rPr>
          <w:delText xml:space="preserve">Canopy </w:delText>
        </w:r>
      </w:del>
      <w:r>
        <w:rPr>
          <w:rFonts w:ascii="Times New Roman" w:hAnsi="Times New Roman"/>
          <w:b w:val="1"/>
          <w:bCs w:val="1"/>
          <w:sz w:val="24"/>
          <w:szCs w:val="24"/>
          <w:rtl w:val="0"/>
          <w:lang w:val="en-US"/>
        </w:rPr>
        <w:t xml:space="preserve">on Microclimate in Arid and Semi-Arid regions: A Potential Tool for Conservation. </w:t>
      </w:r>
    </w:p>
    <w:p>
      <w:pPr>
        <w:pStyle w:val="Body"/>
        <w:rPr>
          <w:rFonts w:ascii="Times New Roman" w:cs="Times New Roman" w:hAnsi="Times New Roman" w:eastAsia="Times New Roman"/>
          <w:sz w:val="24"/>
          <w:szCs w:val="24"/>
        </w:rPr>
      </w:pPr>
      <w:r>
        <w:rPr>
          <w:rFonts w:ascii="Times New Roman" w:hAnsi="Times New Roman"/>
          <w:sz w:val="24"/>
          <w:szCs w:val="24"/>
          <w:rtl w:val="0"/>
          <w:lang w:val="it-IT"/>
        </w:rPr>
        <w:t>Nargol Ghazian</w:t>
      </w:r>
      <w:r>
        <w:rPr>
          <w:rFonts w:ascii="Times New Roman" w:hAnsi="Times New Roman"/>
          <w:sz w:val="24"/>
          <w:szCs w:val="24"/>
          <w:vertAlign w:val="superscript"/>
          <w:rtl w:val="0"/>
        </w:rPr>
        <w:t>1*</w:t>
      </w:r>
      <w:r>
        <w:rPr>
          <w:rFonts w:ascii="Times New Roman" w:hAnsi="Times New Roman"/>
          <w:sz w:val="24"/>
          <w:szCs w:val="24"/>
          <w:rtl w:val="0"/>
          <w:lang w:val="it-IT"/>
        </w:rPr>
        <w:t>, Mario Zuliani</w:t>
      </w:r>
      <w:r>
        <w:rPr>
          <w:rFonts w:ascii="Times New Roman" w:hAnsi="Times New Roman"/>
          <w:sz w:val="24"/>
          <w:szCs w:val="24"/>
          <w:vertAlign w:val="superscript"/>
          <w:rtl w:val="0"/>
        </w:rPr>
        <w:t>1</w:t>
      </w:r>
      <w:r>
        <w:rPr>
          <w:rFonts w:ascii="Times New Roman" w:hAnsi="Times New Roman"/>
          <w:sz w:val="24"/>
          <w:szCs w:val="24"/>
          <w:rtl w:val="0"/>
          <w:lang w:val="de-DE"/>
        </w:rPr>
        <w:t>, Michael Westphal</w:t>
      </w:r>
      <w:r>
        <w:rPr>
          <w:rFonts w:ascii="Times New Roman" w:hAnsi="Times New Roman"/>
          <w:sz w:val="24"/>
          <w:szCs w:val="24"/>
          <w:vertAlign w:val="superscript"/>
          <w:rtl w:val="0"/>
        </w:rPr>
        <w:t>2</w:t>
      </w:r>
      <w:r>
        <w:rPr>
          <w:rFonts w:ascii="Times New Roman" w:hAnsi="Times New Roman"/>
          <w:sz w:val="24"/>
          <w:szCs w:val="24"/>
          <w:rtl w:val="0"/>
          <w:lang w:val="en-US"/>
        </w:rPr>
        <w:t>, and Christopher J. Lortie</w:t>
      </w:r>
      <w:r>
        <w:rPr>
          <w:rFonts w:ascii="Times New Roman" w:hAnsi="Times New Roman"/>
          <w:sz w:val="24"/>
          <w:szCs w:val="24"/>
          <w:vertAlign w:val="superscript"/>
          <w:rtl w:val="0"/>
        </w:rPr>
        <w:t>1, 3</w:t>
      </w:r>
      <w:r>
        <w:rPr>
          <w:rFonts w:ascii="Times New Roman" w:hAnsi="Times New Roman"/>
          <w:sz w:val="24"/>
          <w:szCs w:val="24"/>
          <w:rtl w:val="0"/>
        </w:rPr>
        <w:t xml:space="preserve">. </w:t>
      </w:r>
    </w:p>
    <w:p>
      <w:pPr>
        <w:pStyle w:val="Body"/>
        <w:rPr>
          <w:rFonts w:ascii="Times New Roman" w:cs="Times New Roman" w:hAnsi="Times New Roman" w:eastAsia="Times New Roman"/>
          <w:sz w:val="24"/>
          <w:szCs w:val="24"/>
        </w:rPr>
      </w:pPr>
      <w:r>
        <w:rPr>
          <w:rFonts w:ascii="Times New Roman" w:hAnsi="Times New Roman"/>
          <w:sz w:val="24"/>
          <w:szCs w:val="24"/>
          <w:vertAlign w:val="superscript"/>
          <w:rtl w:val="0"/>
        </w:rPr>
        <w:t>1</w:t>
      </w:r>
      <w:r>
        <w:rPr>
          <w:rFonts w:ascii="Times New Roman" w:hAnsi="Times New Roman"/>
          <w:sz w:val="24"/>
          <w:szCs w:val="24"/>
          <w:rtl w:val="0"/>
          <w:lang w:val="en-US"/>
        </w:rPr>
        <w:t>Department of Biological Science, York University,</w:t>
      </w:r>
      <w:r>
        <w:rPr>
          <w:rFonts w:ascii="Arial" w:hAnsi="Arial"/>
          <w:outline w:val="0"/>
          <w:color w:val="222222"/>
          <w:sz w:val="48"/>
          <w:szCs w:val="48"/>
          <w:u w:color="222222"/>
          <w:shd w:val="clear" w:color="auto" w:fill="ffffff"/>
          <w:rtl w:val="0"/>
          <w14:textFill>
            <w14:solidFill>
              <w14:srgbClr w14:val="222222"/>
            </w14:solidFill>
          </w14:textFill>
        </w:rPr>
        <w:t xml:space="preserve"> </w:t>
      </w:r>
      <w:r>
        <w:rPr>
          <w:rFonts w:ascii="Times New Roman" w:hAnsi="Times New Roman"/>
          <w:outline w:val="0"/>
          <w:color w:val="222222"/>
          <w:sz w:val="24"/>
          <w:szCs w:val="24"/>
          <w:u w:color="222222"/>
          <w:shd w:val="clear" w:color="auto" w:fill="ffffff"/>
          <w:rtl w:val="0"/>
          <w:lang w:val="en-US"/>
          <w14:textFill>
            <w14:solidFill>
              <w14:srgbClr w14:val="222222"/>
            </w14:solidFill>
          </w14:textFill>
        </w:rPr>
        <w:t>4700 Keele St, Toronto, ON M3J 1P3, Canada</w:t>
      </w:r>
    </w:p>
    <w:p>
      <w:pPr>
        <w:pStyle w:val="Body"/>
        <w:rPr>
          <w:rFonts w:ascii="Times New Roman" w:cs="Times New Roman" w:hAnsi="Times New Roman" w:eastAsia="Times New Roman"/>
          <w:sz w:val="24"/>
          <w:szCs w:val="24"/>
        </w:rPr>
      </w:pPr>
      <w:r>
        <w:rPr>
          <w:rFonts w:ascii="Times New Roman" w:hAnsi="Times New Roman"/>
          <w:sz w:val="24"/>
          <w:szCs w:val="24"/>
          <w:vertAlign w:val="superscript"/>
          <w:rtl w:val="0"/>
        </w:rPr>
        <w:t>2</w:t>
      </w:r>
      <w:r>
        <w:rPr>
          <w:rFonts w:ascii="Times New Roman" w:hAnsi="Times New Roman"/>
          <w:sz w:val="24"/>
          <w:szCs w:val="24"/>
          <w:rtl w:val="0"/>
          <w:lang w:val="en-US"/>
        </w:rPr>
        <w:t xml:space="preserve">US Bureau of Land Management, Central Coast Field Office, </w:t>
      </w:r>
      <w:r>
        <w:rPr>
          <w:rFonts w:ascii="Times New Roman" w:hAnsi="Times New Roman"/>
          <w:outline w:val="0"/>
          <w:color w:val="222222"/>
          <w:sz w:val="24"/>
          <w:szCs w:val="24"/>
          <w:u w:color="222222"/>
          <w:shd w:val="clear" w:color="auto" w:fill="ffffff"/>
          <w:rtl w:val="0"/>
          <w14:textFill>
            <w14:solidFill>
              <w14:srgbClr w14:val="222222"/>
            </w14:solidFill>
          </w14:textFill>
        </w:rPr>
        <w:t>940 2</w:t>
      </w:r>
      <w:r>
        <w:rPr>
          <w:rFonts w:ascii="Times New Roman" w:hAnsi="Times New Roman"/>
          <w:outline w:val="0"/>
          <w:color w:val="222222"/>
          <w:sz w:val="24"/>
          <w:szCs w:val="24"/>
          <w:u w:color="222222"/>
          <w:shd w:val="clear" w:color="auto" w:fill="ffffff"/>
          <w:vertAlign w:val="superscript"/>
          <w:rtl w:val="0"/>
          <w14:textFill>
            <w14:solidFill>
              <w14:srgbClr w14:val="222222"/>
            </w14:solidFill>
          </w14:textFill>
        </w:rPr>
        <w:t>nd</w:t>
      </w:r>
      <w:r>
        <w:rPr>
          <w:rFonts w:ascii="Times New Roman" w:hAnsi="Times New Roman"/>
          <w:outline w:val="0"/>
          <w:color w:val="222222"/>
          <w:sz w:val="24"/>
          <w:szCs w:val="24"/>
          <w:u w:color="222222"/>
          <w:shd w:val="clear" w:color="auto" w:fill="ffffff"/>
          <w:rtl w:val="0"/>
          <w:lang w:val="en-US"/>
          <w14:textFill>
            <w14:solidFill>
              <w14:srgbClr w14:val="222222"/>
            </w14:solidFill>
          </w14:textFill>
        </w:rPr>
        <w:t xml:space="preserve"> Ave, Marina, CA 93933, United States</w:t>
      </w:r>
    </w:p>
    <w:p>
      <w:pPr>
        <w:pStyle w:val="Body"/>
        <w:rPr>
          <w:rFonts w:ascii="Times New Roman" w:cs="Times New Roman" w:hAnsi="Times New Roman" w:eastAsia="Times New Roman"/>
          <w:sz w:val="24"/>
          <w:szCs w:val="24"/>
        </w:rPr>
      </w:pPr>
      <w:r>
        <w:rPr>
          <w:rFonts w:ascii="Times New Roman" w:hAnsi="Times New Roman"/>
          <w:sz w:val="24"/>
          <w:szCs w:val="24"/>
          <w:vertAlign w:val="superscript"/>
          <w:rtl w:val="0"/>
        </w:rPr>
        <w:t>3</w:t>
      </w:r>
      <w:r>
        <w:rPr>
          <w:rFonts w:ascii="Times New Roman" w:hAnsi="Times New Roman"/>
          <w:sz w:val="24"/>
          <w:szCs w:val="24"/>
          <w:rtl w:val="0"/>
          <w:lang w:val="en-US"/>
        </w:rPr>
        <w:t xml:space="preserve">National Centre for Ecological Analysis and Synthesis (NCEAS), </w:t>
      </w:r>
      <w:r>
        <w:rPr>
          <w:rFonts w:ascii="Times New Roman" w:hAnsi="Times New Roman"/>
          <w:outline w:val="0"/>
          <w:color w:val="222222"/>
          <w:sz w:val="24"/>
          <w:szCs w:val="24"/>
          <w:u w:color="222222"/>
          <w:shd w:val="clear" w:color="auto" w:fill="ffffff"/>
          <w:rtl w:val="0"/>
          <w:lang w:val="en-US"/>
          <w14:textFill>
            <w14:solidFill>
              <w14:srgbClr w14:val="222222"/>
            </w14:solidFill>
          </w14:textFill>
        </w:rPr>
        <w:t>735 State St #300, Santa Barbara, CA 93101, United States</w:t>
      </w:r>
    </w:p>
    <w:p>
      <w:pPr>
        <w:pStyle w:val="Body"/>
        <w:rPr>
          <w:ins w:id="2" w:date="2020-02-15T09:18:42Z" w:author="zenrunner"/>
          <w:rFonts w:ascii="Times New Roman" w:cs="Times New Roman" w:hAnsi="Times New Roman" w:eastAsia="Times New Roman"/>
          <w:sz w:val="24"/>
          <w:szCs w:val="24"/>
        </w:rPr>
      </w:pPr>
      <w:r>
        <w:rPr>
          <w:rFonts w:ascii="Times New Roman" w:hAnsi="Times New Roman"/>
          <w:sz w:val="24"/>
          <w:szCs w:val="24"/>
          <w:vertAlign w:val="superscript"/>
          <w:rtl w:val="0"/>
        </w:rPr>
        <w:t>*</w:t>
      </w:r>
      <w:r>
        <w:rPr>
          <w:rFonts w:ascii="Times New Roman" w:hAnsi="Times New Roman"/>
          <w:sz w:val="24"/>
          <w:szCs w:val="24"/>
          <w:rtl w:val="0"/>
          <w:lang w:val="en-US"/>
        </w:rPr>
        <w:t xml:space="preserve">Corresponding Author: Department of Biological Science, York University, 4700 Keele St, Toronto, ON, M3J 1P3, Canada. Email: </w:t>
      </w:r>
      <w:r>
        <w:rPr>
          <w:rStyle w:val="Hyperlink.0"/>
        </w:rPr>
        <w:fldChar w:fldCharType="begin" w:fldLock="0"/>
      </w:r>
      <w:r>
        <w:rPr>
          <w:rStyle w:val="Hyperlink.0"/>
        </w:rPr>
        <w:instrText xml:space="preserve"> HYPERLINK "mailto:nargolg1@my.yorku.ca"</w:instrText>
      </w:r>
      <w:r>
        <w:rPr>
          <w:rStyle w:val="Hyperlink.0"/>
        </w:rPr>
        <w:fldChar w:fldCharType="separate" w:fldLock="0"/>
      </w:r>
      <w:r>
        <w:rPr>
          <w:rStyle w:val="Hyperlink.0"/>
          <w:rtl w:val="0"/>
        </w:rPr>
        <w:t>nargolg1@my.yorku.ca</w:t>
      </w:r>
      <w:r>
        <w:rPr/>
        <w:fldChar w:fldCharType="end" w:fldLock="0"/>
      </w:r>
      <w:r>
        <w:rPr>
          <w:rFonts w:ascii="Times New Roman" w:hAnsi="Times New Roman"/>
          <w:sz w:val="24"/>
          <w:szCs w:val="24"/>
          <w:rtl w:val="0"/>
        </w:rPr>
        <w:t xml:space="preserve"> </w:t>
      </w:r>
    </w:p>
    <w:p>
      <w:pPr>
        <w:pStyle w:val="Body"/>
        <w:rPr>
          <w:ins w:id="3" w:date="2020-02-15T09:18:42Z" w:author="zenrunner"/>
          <w:rFonts w:ascii="Times New Roman" w:cs="Times New Roman" w:hAnsi="Times New Roman" w:eastAsia="Times New Roman"/>
          <w:sz w:val="24"/>
          <w:szCs w:val="24"/>
        </w:rPr>
      </w:pPr>
    </w:p>
    <w:p>
      <w:pPr>
        <w:pStyle w:val="Body"/>
        <w:rPr>
          <w:ins w:id="4" w:date="2020-02-15T09:18:42Z" w:author="zenrunner"/>
          <w:rFonts w:ascii="Times New Roman" w:cs="Times New Roman" w:hAnsi="Times New Roman" w:eastAsia="Times New Roman"/>
          <w:sz w:val="24"/>
          <w:szCs w:val="24"/>
        </w:rPr>
      </w:pPr>
      <w:ins w:id="5" w:date="2020-02-15T09:18:42Z" w:author="zenrunner">
        <w:r>
          <w:rPr>
            <w:rFonts w:ascii="Times New Roman" w:hAnsi="Times New Roman"/>
            <w:sz w:val="24"/>
            <w:szCs w:val="24"/>
            <w:rtl w:val="0"/>
            <w:lang w:val="en-US"/>
          </w:rPr>
          <w:t>QUICK IDEA</w:t>
        </w:r>
      </w:ins>
      <w:ins w:id="6" w:date="2020-02-15T09:18:42Z" w:author="zenrunner">
        <w:r>
          <w:rPr>
            <w:rFonts w:ascii="Times New Roman" w:cs="Times New Roman" w:hAnsi="Times New Roman" w:eastAsia="Times New Roman"/>
            <w:sz w:val="24"/>
            <w:szCs w:val="24"/>
          </w:rPr>
          <w:br w:type="textWrapping"/>
        </w:r>
      </w:ins>
    </w:p>
    <w:p>
      <w:pPr>
        <w:pStyle w:val="Body"/>
        <w:rPr>
          <w:ins w:id="7" w:date="2020-02-15T09:18:42Z" w:author="zenrunner"/>
          <w:rFonts w:ascii="Times New Roman" w:cs="Times New Roman" w:hAnsi="Times New Roman" w:eastAsia="Times New Roman"/>
          <w:sz w:val="24"/>
          <w:szCs w:val="24"/>
        </w:rPr>
      </w:pPr>
      <w:ins w:id="8" w:date="2020-02-15T09:18:42Z" w:author="zenrunner">
        <w:r>
          <w:rPr>
            <w:rFonts w:ascii="Times New Roman" w:hAnsi="Times New Roman"/>
            <w:sz w:val="24"/>
            <w:szCs w:val="24"/>
            <w:rtl w:val="0"/>
            <w:lang w:val="en-US"/>
          </w:rPr>
          <w:t>Instead of effects of artifical shelter - only</w:t>
        </w:r>
      </w:ins>
    </w:p>
    <w:p>
      <w:pPr>
        <w:pStyle w:val="Body"/>
        <w:rPr>
          <w:ins w:id="9" w:date="2020-02-15T09:18:42Z" w:author="zenrunner"/>
          <w:rFonts w:ascii="Times New Roman" w:cs="Times New Roman" w:hAnsi="Times New Roman" w:eastAsia="Times New Roman"/>
          <w:sz w:val="24"/>
          <w:szCs w:val="24"/>
        </w:rPr>
      </w:pPr>
      <w:ins w:id="10" w:date="2020-02-15T09:18:42Z" w:author="zenrunner">
        <w:r>
          <w:rPr>
            <w:rFonts w:ascii="Times New Roman" w:hAnsi="Times New Roman"/>
            <w:sz w:val="24"/>
            <w:szCs w:val="24"/>
            <w:rtl w:val="0"/>
            <w:lang w:val="en-US"/>
          </w:rPr>
          <w:t>REUSE ALL THE CUYAMA data and have shelter-open and then use the shrub-open data - even a tiny bit of it here to contrast? OR use Panoche data. I have some old data bit you have some new data.</w:t>
        </w:r>
      </w:ins>
    </w:p>
    <w:p>
      <w:pPr>
        <w:pStyle w:val="Body"/>
        <w:rPr>
          <w:ins w:id="11" w:date="2020-02-15T09:18:42Z" w:author="zenrunner"/>
          <w:rFonts w:ascii="Times New Roman" w:cs="Times New Roman" w:hAnsi="Times New Roman" w:eastAsia="Times New Roman"/>
          <w:sz w:val="24"/>
          <w:szCs w:val="24"/>
        </w:rPr>
      </w:pPr>
    </w:p>
    <w:p>
      <w:pPr>
        <w:pStyle w:val="Body"/>
        <w:rPr>
          <w:ins w:id="12" w:date="2020-02-15T09:18:42Z" w:author="zenrunner"/>
          <w:rFonts w:ascii="Times New Roman" w:cs="Times New Roman" w:hAnsi="Times New Roman" w:eastAsia="Times New Roman"/>
          <w:sz w:val="24"/>
          <w:szCs w:val="24"/>
        </w:rPr>
      </w:pPr>
      <w:ins w:id="13" w:date="2020-02-15T09:18:42Z" w:author="zenrunner">
        <w:r>
          <w:rPr>
            <w:rFonts w:ascii="Times New Roman" w:hAnsi="Times New Roman"/>
            <w:sz w:val="24"/>
            <w:szCs w:val="24"/>
            <w:rtl w:val="0"/>
            <w:lang w:val="en-US"/>
          </w:rPr>
          <w:t>Add climate data from local weather station too - you NEED that for sure. OR scrape worldclim etc. Need validation data from another source for the site.</w:t>
        </w:r>
      </w:ins>
    </w:p>
    <w:p>
      <w:pPr>
        <w:pStyle w:val="Body"/>
        <w:rPr>
          <w:ins w:id="14" w:date="2020-02-15T09:18:42Z" w:author="zenrunner"/>
          <w:rFonts w:ascii="Times New Roman" w:cs="Times New Roman" w:hAnsi="Times New Roman" w:eastAsia="Times New Roman"/>
          <w:b w:val="1"/>
          <w:bCs w:val="1"/>
          <w:sz w:val="24"/>
          <w:szCs w:val="24"/>
        </w:rPr>
      </w:pPr>
      <w:ins w:id="15" w:date="2020-02-15T09:18:42Z" w:author="zenrunner">
        <w:r>
          <w:rPr>
            <w:rFonts w:ascii="Times New Roman" w:hAnsi="Times New Roman"/>
            <w:b w:val="1"/>
            <w:bCs w:val="1"/>
            <w:sz w:val="24"/>
            <w:szCs w:val="24"/>
            <w:rtl w:val="0"/>
            <w:lang w:val="en-US"/>
          </w:rPr>
          <w:t>LIST</w:t>
        </w:r>
      </w:ins>
    </w:p>
    <w:p>
      <w:pPr>
        <w:pStyle w:val="Body"/>
        <w:rPr>
          <w:ins w:id="16" w:date="2020-02-15T09:18:42Z" w:author="zenrunner"/>
          <w:rFonts w:ascii="Times New Roman" w:cs="Times New Roman" w:hAnsi="Times New Roman" w:eastAsia="Times New Roman"/>
          <w:sz w:val="24"/>
          <w:szCs w:val="24"/>
        </w:rPr>
      </w:pPr>
    </w:p>
    <w:p>
      <w:pPr>
        <w:pStyle w:val="Body"/>
        <w:rPr>
          <w:ins w:id="17" w:date="2020-02-15T09:18:42Z" w:author="zenrunner"/>
          <w:rFonts w:ascii="Times New Roman" w:cs="Times New Roman" w:hAnsi="Times New Roman" w:eastAsia="Times New Roman"/>
          <w:sz w:val="24"/>
          <w:szCs w:val="24"/>
        </w:rPr>
      </w:pPr>
      <w:ins w:id="18" w:date="2020-02-15T09:18:42Z" w:author="zenrunner">
        <w:r>
          <w:rPr>
            <w:rFonts w:ascii="Times New Roman" w:hAnsi="Times New Roman"/>
            <w:sz w:val="24"/>
            <w:szCs w:val="24"/>
            <w:rtl w:val="0"/>
            <w:lang w:val="it-IT"/>
          </w:rPr>
          <w:t>1. Ecological</w:t>
        </w:r>
      </w:ins>
      <w:ins w:id="19" w:date="2020-02-15T09:18:42Z" w:author="zenrunner">
        <w:r>
          <w:rPr>
            <w:rFonts w:ascii="Times New Roman" w:hAnsi="Times New Roman" w:hint="default"/>
            <w:sz w:val="24"/>
            <w:szCs w:val="24"/>
            <w:rtl w:val="0"/>
          </w:rPr>
          <w:t> </w:t>
        </w:r>
      </w:ins>
      <w:ins w:id="20" w:date="2020-02-15T09:18:42Z" w:author="zenrunner">
        <w:r>
          <w:rPr>
            <w:rFonts w:ascii="Times New Roman" w:hAnsi="Times New Roman"/>
            <w:sz w:val="24"/>
            <w:szCs w:val="24"/>
            <w:rtl w:val="0"/>
            <w:lang w:val="en-US"/>
          </w:rPr>
          <w:t>Engineering be a dream journal. Let's try. If you can beef.protein this up a bit more, we have a super chance.2. Need to test mean and coefficient of variation too - ie is the relative variance in microclimate in addition to the mean effect different.3. this figure good... but it is really hard to see a difference.. plus you need to plot out the CV</w:t>
        </w:r>
      </w:ins>
    </w:p>
    <w:p>
      <w:pPr>
        <w:pStyle w:val="Body"/>
        <w:rPr>
          <w:ins w:id="21" w:date="2020-02-15T09:18:42Z" w:author="zenrunner"/>
          <w:rFonts w:ascii="Times New Roman" w:cs="Times New Roman" w:hAnsi="Times New Roman" w:eastAsia="Times New Roman"/>
          <w:sz w:val="24"/>
          <w:szCs w:val="24"/>
        </w:rPr>
      </w:pPr>
      <w:ins w:id="22" w:date="2020-02-15T09:18:42Z" w:author="zenrunner">
        <w:r>
          <w:rPr>
            <w:rFonts w:ascii="Times New Roman" w:hAnsi="Times New Roman"/>
            <w:sz w:val="24"/>
            <w:szCs w:val="24"/>
            <w:rtl w:val="0"/>
            <w:lang w:val="en-US"/>
          </w:rPr>
          <w:t>can you also try a time of day as x, then take a mean across all days, so 0 to 24hr on x and then y is mean temp and have three color-coded dots with geom_smooth - THAT would be amazing to see.</w:t>
        </w:r>
      </w:ins>
    </w:p>
    <w:p>
      <w:pPr>
        <w:pStyle w:val="Body"/>
        <w:rPr>
          <w:ins w:id="23" w:date="2020-02-15T09:18:42Z" w:author="zenrunner"/>
          <w:rFonts w:ascii="Times New Roman" w:cs="Times New Roman" w:hAnsi="Times New Roman" w:eastAsia="Times New Roman"/>
          <w:sz w:val="24"/>
          <w:szCs w:val="24"/>
        </w:rPr>
      </w:pPr>
      <w:ins w:id="24" w:date="2020-02-15T09:18:42Z" w:author="zenrunner">
        <w:r>
          <w:rPr>
            <w:rFonts w:ascii="Times New Roman" w:hAnsi="Times New Roman"/>
            <w:sz w:val="24"/>
            <w:szCs w:val="24"/>
            <w:rtl w:val="0"/>
            <w:lang w:val="en-US"/>
          </w:rPr>
          <w:t>4. FINALLY - to get this out - Add one</w:t>
        </w:r>
      </w:ins>
      <w:ins w:id="25" w:date="2020-02-15T09:18:42Z" w:author="zenrunner">
        <w:r>
          <w:rPr>
            <w:rFonts w:ascii="Times New Roman" w:hAnsi="Times New Roman" w:hint="default"/>
            <w:sz w:val="24"/>
            <w:szCs w:val="24"/>
            <w:rtl w:val="0"/>
          </w:rPr>
          <w:t> </w:t>
        </w:r>
      </w:ins>
      <w:ins w:id="26" w:date="2020-02-15T09:18:42Z" w:author="zenrunner">
        <w:r>
          <w:rPr>
            <w:rFonts w:ascii="Times New Roman" w:hAnsi="Times New Roman"/>
            <w:sz w:val="24"/>
            <w:szCs w:val="24"/>
            <w:rtl w:val="0"/>
            <w:lang w:val="en-US"/>
          </w:rPr>
          <w:t>more level to your dataframe or do separately then join in using dyplr later but you need to answer the question how well do these mimics emulate actual shrubs.</w:t>
        </w:r>
      </w:ins>
      <w:ins w:id="27" w:date="2020-02-15T09:18:42Z" w:author="zenrunner">
        <w:r>
          <w:rPr>
            <w:rFonts w:ascii="Times New Roman" w:hAnsi="Times New Roman" w:hint="default"/>
            <w:sz w:val="24"/>
            <w:szCs w:val="24"/>
            <w:rtl w:val="0"/>
          </w:rPr>
          <w:t xml:space="preserve">  </w:t>
        </w:r>
      </w:ins>
      <w:ins w:id="28" w:date="2020-02-15T09:18:42Z" w:author="zenrunner">
        <w:r>
          <w:rPr>
            <w:rFonts w:ascii="Times New Roman" w:hAnsi="Times New Roman"/>
            <w:sz w:val="24"/>
            <w:szCs w:val="24"/>
            <w:rtl w:val="0"/>
            <w:lang w:val="en-US"/>
          </w:rPr>
          <w:t>INTRO - see my suggestions for new logical flow - if you agree with that sales pitch - I think it is critical to have shrub (open) data too.</w:t>
        </w:r>
      </w:ins>
    </w:p>
    <w:p>
      <w:pPr>
        <w:pStyle w:val="Body"/>
        <w:rPr>
          <w:rFonts w:ascii="Times New Roman" w:cs="Times New Roman" w:hAnsi="Times New Roman" w:eastAsia="Times New Roman"/>
          <w:sz w:val="24"/>
          <w:szCs w:val="24"/>
        </w:rPr>
      </w:pPr>
      <w:ins w:id="29" w:date="2020-02-15T09:18:42Z" w:author="zenrunner">
        <w:r>
          <w:rPr>
            <w:rFonts w:ascii="Times New Roman" w:hAnsi="Times New Roman"/>
            <w:sz w:val="24"/>
            <w:szCs w:val="24"/>
            <w:rtl w:val="0"/>
            <w:lang w:val="en-US"/>
          </w:rPr>
          <w:t>5. Climate - data - MIKE/NARGOL, we discussed before - but either use a. worldclim or b. scrape the nearest weather station and get data for whatever scale and timeframe you can. Ideally, at least a mean temp for each day you sampled from local weather station.</w:t>
        </w:r>
      </w:ins>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Body"/>
        <w:spacing w:after="0" w:line="48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Abstract</w:t>
      </w:r>
    </w:p>
    <w:p>
      <w:pPr>
        <w:pStyle w:val="Body"/>
        <w:spacing w:after="0" w:line="480" w:lineRule="auto"/>
        <w:ind w:firstLine="720"/>
        <w:jc w:val="both"/>
        <w:rPr>
          <w:ins w:id="30" w:date="2020-02-14T14:43:40Z" w:author="zenrunner"/>
          <w:rFonts w:ascii="Times New Roman" w:cs="Times New Roman" w:hAnsi="Times New Roman" w:eastAsia="Times New Roman"/>
          <w:sz w:val="24"/>
          <w:szCs w:val="24"/>
        </w:rPr>
      </w:pPr>
      <w:r>
        <w:rPr>
          <w:rFonts w:ascii="Times New Roman" w:hAnsi="Times New Roman"/>
          <w:sz w:val="24"/>
          <w:szCs w:val="24"/>
          <w:rtl w:val="0"/>
          <w:lang w:val="en-US"/>
        </w:rPr>
        <w:t xml:space="preserve">Anthropogenic factors such as climate change, land use, urbanization, alongside the spread of invasive species are some of the challenges impacting the arid and semi-arid regions of the </w:t>
      </w:r>
      <w:del w:id="31" w:date="2020-02-14T14:34:04Z" w:author="zenrunner">
        <w:r>
          <w:rPr>
            <w:rFonts w:ascii="Times New Roman" w:hAnsi="Times New Roman"/>
            <w:sz w:val="24"/>
            <w:szCs w:val="24"/>
            <w:rtl w:val="0"/>
          </w:rPr>
          <w:delText>w</w:delText>
        </w:r>
      </w:del>
      <w:ins w:id="32" w:date="2020-02-14T14:34:04Z" w:author="zenrunner">
        <w:r>
          <w:rPr>
            <w:rFonts w:ascii="Times New Roman" w:hAnsi="Times New Roman"/>
            <w:sz w:val="24"/>
            <w:szCs w:val="24"/>
            <w:rtl w:val="0"/>
            <w:lang w:val="en-US"/>
          </w:rPr>
          <w:t>W</w:t>
        </w:r>
      </w:ins>
      <w:r>
        <w:rPr>
          <w:rFonts w:ascii="Times New Roman" w:hAnsi="Times New Roman"/>
          <w:sz w:val="24"/>
          <w:szCs w:val="24"/>
          <w:rtl w:val="0"/>
          <w:lang w:val="en-US"/>
        </w:rPr>
        <w:t xml:space="preserve">estern United States. Climate change in particular negatively impacts wildfire regimes and in turn increases re-establishment competition between native and invasive vegetation. The canopy of many native </w:t>
      </w:r>
      <w:del w:id="33" w:date="2020-02-14T14:34:25Z" w:author="zenrunner">
        <w:r>
          <w:rPr>
            <w:rFonts w:ascii="Times New Roman" w:hAnsi="Times New Roman"/>
            <w:sz w:val="24"/>
            <w:szCs w:val="24"/>
            <w:rtl w:val="0"/>
            <w:lang w:val="en-US"/>
          </w:rPr>
          <w:delText>vegetation,</w:delText>
        </w:r>
      </w:del>
      <w:ins w:id="34" w:date="2020-02-14T14:34:27Z" w:author="zenrunner">
        <w:r>
          <w:rPr>
            <w:rFonts w:ascii="Times New Roman" w:hAnsi="Times New Roman"/>
            <w:sz w:val="24"/>
            <w:szCs w:val="24"/>
            <w:rtl w:val="0"/>
            <w:lang w:val="en-US"/>
          </w:rPr>
          <w:t>plants including</w:t>
        </w:r>
      </w:ins>
      <w:r>
        <w:rPr>
          <w:rFonts w:ascii="Times New Roman" w:hAnsi="Times New Roman"/>
          <w:sz w:val="24"/>
          <w:szCs w:val="24"/>
          <w:rtl w:val="0"/>
        </w:rPr>
        <w:t xml:space="preserve"> </w:t>
      </w:r>
      <w:del w:id="35" w:date="2020-02-14T14:34:31Z" w:author="zenrunner">
        <w:r>
          <w:rPr>
            <w:rFonts w:ascii="Times New Roman" w:hAnsi="Times New Roman"/>
            <w:sz w:val="24"/>
            <w:szCs w:val="24"/>
            <w:rtl w:val="0"/>
            <w:lang w:val="en-US"/>
          </w:rPr>
          <w:delText xml:space="preserve">such as </w:delText>
        </w:r>
      </w:del>
      <w:r>
        <w:rPr>
          <w:rFonts w:ascii="Times New Roman" w:hAnsi="Times New Roman"/>
          <w:sz w:val="24"/>
          <w:szCs w:val="24"/>
          <w:rtl w:val="0"/>
          <w:lang w:val="en-US"/>
        </w:rPr>
        <w:t>shrubs and trees</w:t>
      </w:r>
      <w:del w:id="36" w:date="2020-02-14T14:34:33Z" w:author="zenrunner">
        <w:r>
          <w:rPr>
            <w:rFonts w:ascii="Times New Roman" w:hAnsi="Times New Roman"/>
            <w:sz w:val="24"/>
            <w:szCs w:val="24"/>
            <w:rtl w:val="0"/>
          </w:rPr>
          <w:delText>,</w:delText>
        </w:r>
      </w:del>
      <w:r>
        <w:rPr>
          <w:rFonts w:ascii="Times New Roman" w:hAnsi="Times New Roman"/>
          <w:sz w:val="24"/>
          <w:szCs w:val="24"/>
          <w:rtl w:val="0"/>
          <w:lang w:val="en-US"/>
        </w:rPr>
        <w:t xml:space="preserve"> not only provides a refuge from predators</w:t>
      </w:r>
      <w:del w:id="37" w:date="2020-02-14T14:34:39Z" w:author="zenrunner">
        <w:r>
          <w:rPr>
            <w:rFonts w:ascii="Times New Roman" w:hAnsi="Times New Roman"/>
            <w:sz w:val="24"/>
            <w:szCs w:val="24"/>
            <w:rtl w:val="0"/>
          </w:rPr>
          <w:delText>,</w:delText>
        </w:r>
      </w:del>
      <w:r>
        <w:rPr>
          <w:rFonts w:ascii="Times New Roman" w:hAnsi="Times New Roman"/>
          <w:sz w:val="24"/>
          <w:szCs w:val="24"/>
          <w:rtl w:val="0"/>
        </w:rPr>
        <w:t xml:space="preserve"> </w:t>
      </w:r>
      <w:ins w:id="38" w:date="2020-02-14T14:35:50Z" w:author="zenrunner">
        <w:r>
          <w:rPr>
            <w:rFonts w:ascii="Times New Roman" w:hAnsi="Times New Roman"/>
            <w:sz w:val="24"/>
            <w:szCs w:val="24"/>
            <w:rtl w:val="0"/>
            <w:lang w:val="en-US"/>
          </w:rPr>
          <w:t xml:space="preserve">for some animals </w:t>
        </w:r>
      </w:ins>
      <w:r>
        <w:rPr>
          <w:rFonts w:ascii="Times New Roman" w:hAnsi="Times New Roman"/>
          <w:sz w:val="24"/>
          <w:szCs w:val="24"/>
          <w:rtl w:val="0"/>
          <w:lang w:val="en-US"/>
        </w:rPr>
        <w:t xml:space="preserve">but also offers </w:t>
      </w:r>
      <w:ins w:id="39" w:date="2020-02-14T14:35:07Z" w:author="zenrunner">
        <w:r>
          <w:rPr>
            <w:rFonts w:ascii="Times New Roman" w:hAnsi="Times New Roman"/>
            <w:sz w:val="24"/>
            <w:szCs w:val="24"/>
            <w:rtl w:val="0"/>
            <w:lang w:val="en-US"/>
          </w:rPr>
          <w:t xml:space="preserve">a shelter from </w:t>
        </w:r>
      </w:ins>
      <w:del w:id="40" w:date="2020-02-14T14:35:02Z" w:author="zenrunner">
        <w:r>
          <w:rPr>
            <w:rFonts w:ascii="Times New Roman" w:hAnsi="Times New Roman"/>
            <w:sz w:val="24"/>
            <w:szCs w:val="24"/>
            <w:rtl w:val="0"/>
            <w:lang w:val="en-US"/>
          </w:rPr>
          <w:delText xml:space="preserve">a cool </w:delText>
        </w:r>
      </w:del>
      <w:r>
        <w:rPr>
          <w:rFonts w:ascii="Times New Roman" w:hAnsi="Times New Roman"/>
          <w:sz w:val="24"/>
          <w:szCs w:val="24"/>
          <w:rtl w:val="0"/>
          <w:lang w:val="fr-FR"/>
        </w:rPr>
        <w:t>microclimat</w:t>
      </w:r>
      <w:ins w:id="41" w:date="2020-02-14T14:35:28Z" w:author="zenrunner">
        <w:r>
          <w:rPr>
            <w:rFonts w:ascii="Times New Roman" w:hAnsi="Times New Roman"/>
            <w:sz w:val="24"/>
            <w:szCs w:val="24"/>
            <w:rtl w:val="0"/>
            <w:lang w:val="en-US"/>
          </w:rPr>
          <w:t>ic stressors</w:t>
        </w:r>
      </w:ins>
      <w:del w:id="42" w:date="2020-02-14T14:35:56Z" w:author="zenrunner">
        <w:r>
          <w:rPr>
            <w:rFonts w:ascii="Times New Roman" w:hAnsi="Times New Roman"/>
            <w:sz w:val="24"/>
            <w:szCs w:val="24"/>
            <w:rtl w:val="0"/>
            <w:lang w:val="en-US"/>
          </w:rPr>
          <w:delText>e where animals can rest away from direct sunlight</w:delText>
        </w:r>
      </w:del>
      <w:r>
        <w:rPr>
          <w:rFonts w:ascii="Times New Roman" w:hAnsi="Times New Roman"/>
          <w:sz w:val="24"/>
          <w:szCs w:val="24"/>
          <w:rtl w:val="0"/>
        </w:rPr>
        <w:t xml:space="preserve">. </w:t>
      </w:r>
      <w:del w:id="43" w:date="2020-02-14T14:36:02Z" w:author="zenrunner">
        <w:r>
          <w:rPr>
            <w:rFonts w:ascii="Times New Roman" w:hAnsi="Times New Roman"/>
            <w:sz w:val="24"/>
            <w:szCs w:val="24"/>
            <w:rtl w:val="0"/>
            <w:lang w:val="en-US"/>
          </w:rPr>
          <w:delText>Because n</w:delText>
        </w:r>
      </w:del>
      <w:ins w:id="44" w:date="2020-02-14T14:36:12Z" w:author="zenrunner">
        <w:r>
          <w:rPr>
            <w:rFonts w:ascii="Times New Roman" w:hAnsi="Times New Roman"/>
            <w:sz w:val="24"/>
            <w:szCs w:val="24"/>
            <w:rtl w:val="0"/>
            <w:lang w:val="en-US"/>
          </w:rPr>
          <w:t>The canopy of n</w:t>
        </w:r>
      </w:ins>
      <w:r>
        <w:rPr>
          <w:rFonts w:ascii="Times New Roman" w:hAnsi="Times New Roman"/>
          <w:sz w:val="24"/>
          <w:szCs w:val="24"/>
          <w:rtl w:val="0"/>
          <w:lang w:val="en-US"/>
        </w:rPr>
        <w:t>ative vegetation c</w:t>
      </w:r>
      <w:ins w:id="45" w:date="2020-02-14T14:36:19Z" w:author="zenrunner">
        <w:r>
          <w:rPr>
            <w:rFonts w:ascii="Times New Roman" w:hAnsi="Times New Roman"/>
            <w:sz w:val="24"/>
            <w:szCs w:val="24"/>
            <w:rtl w:val="0"/>
            <w:lang w:val="en-US"/>
          </w:rPr>
          <w:t>an</w:t>
        </w:r>
      </w:ins>
      <w:del w:id="46" w:date="2020-02-14T14:36:18Z" w:author="zenrunner">
        <w:r>
          <w:rPr>
            <w:rFonts w:ascii="Times New Roman" w:hAnsi="Times New Roman"/>
            <w:sz w:val="24"/>
            <w:szCs w:val="24"/>
            <w:rtl w:val="0"/>
            <w:lang w:val="en-US"/>
          </w:rPr>
          <w:delText>anopy, such as those of shrub, may</w:delText>
        </w:r>
      </w:del>
      <w:r>
        <w:rPr>
          <w:rFonts w:ascii="Times New Roman" w:hAnsi="Times New Roman"/>
          <w:sz w:val="24"/>
          <w:szCs w:val="24"/>
          <w:rtl w:val="0"/>
          <w:lang w:val="en-US"/>
        </w:rPr>
        <w:t xml:space="preserve"> be crucial to the survival of other taxa</w:t>
      </w:r>
      <w:ins w:id="47" w:date="2020-02-14T14:36:25Z" w:author="zenrunner">
        <w:r>
          <w:rPr>
            <w:rFonts w:ascii="Times New Roman" w:hAnsi="Times New Roman"/>
            <w:sz w:val="24"/>
            <w:szCs w:val="24"/>
            <w:rtl w:val="0"/>
            <w:lang w:val="en-US"/>
          </w:rPr>
          <w:t>?</w:t>
        </w:r>
      </w:ins>
      <w:r>
        <w:rPr>
          <w:rFonts w:ascii="Times New Roman" w:hAnsi="Times New Roman"/>
          <w:sz w:val="24"/>
          <w:szCs w:val="24"/>
          <w:rtl w:val="0"/>
        </w:rPr>
        <w:t xml:space="preserve">, </w:t>
      </w:r>
      <w:ins w:id="48" w:date="2020-02-14T14:36:30Z" w:author="zenrunner">
        <w:r>
          <w:rPr>
            <w:rFonts w:ascii="Times New Roman" w:hAnsi="Times New Roman"/>
            <w:sz w:val="24"/>
            <w:szCs w:val="24"/>
            <w:rtl w:val="0"/>
            <w:lang w:val="en-US"/>
          </w:rPr>
          <w:t>it is</w:t>
        </w:r>
      </w:ins>
      <w:del w:id="49" w:date="2020-02-14T14:36:29Z" w:author="zenrunner">
        <w:r>
          <w:rPr>
            <w:rFonts w:ascii="Times New Roman" w:hAnsi="Times New Roman"/>
            <w:sz w:val="24"/>
            <w:szCs w:val="24"/>
            <w:rtl w:val="0"/>
          </w:rPr>
          <w:delText>it</w:delText>
        </w:r>
      </w:del>
      <w:del w:id="50" w:date="2020-02-14T14:36:29Z" w:author="zenrunner">
        <w:r>
          <w:rPr>
            <w:rFonts w:ascii="Times New Roman" w:hAnsi="Times New Roman" w:hint="default"/>
            <w:sz w:val="24"/>
            <w:szCs w:val="24"/>
            <w:rtl w:val="0"/>
            <w:lang w:val="en-US"/>
          </w:rPr>
          <w:delText>’</w:delText>
        </w:r>
      </w:del>
      <w:del w:id="51" w:date="2020-02-14T14:36:29Z" w:author="zenrunner">
        <w:r>
          <w:rPr>
            <w:rFonts w:ascii="Times New Roman" w:hAnsi="Times New Roman"/>
            <w:sz w:val="24"/>
            <w:szCs w:val="24"/>
            <w:rtl w:val="0"/>
          </w:rPr>
          <w:delText>s</w:delText>
        </w:r>
      </w:del>
      <w:r>
        <w:rPr>
          <w:rFonts w:ascii="Times New Roman" w:hAnsi="Times New Roman"/>
          <w:sz w:val="24"/>
          <w:szCs w:val="24"/>
          <w:rtl w:val="0"/>
          <w:lang w:val="en-US"/>
        </w:rPr>
        <w:t xml:space="preserve"> vital to find modes of conservation whilst post-disturbance landscape recovery is made. In this study, we </w:t>
      </w:r>
      <w:del w:id="52" w:date="2020-02-14T14:36:53Z" w:author="zenrunner">
        <w:r>
          <w:rPr>
            <w:rFonts w:ascii="Times New Roman" w:hAnsi="Times New Roman"/>
            <w:sz w:val="24"/>
            <w:szCs w:val="24"/>
            <w:rtl w:val="0"/>
            <w:lang w:val="en-US"/>
          </w:rPr>
          <w:delText xml:space="preserve">aimed to build </w:delText>
        </w:r>
      </w:del>
      <w:ins w:id="53" w:date="2020-02-14T14:40:39Z" w:author="zenrunner">
        <w:r>
          <w:rPr>
            <w:rFonts w:ascii="Times New Roman" w:hAnsi="Times New Roman"/>
            <w:sz w:val="24"/>
            <w:szCs w:val="24"/>
            <w:rtl w:val="0"/>
            <w:lang w:val="en-US"/>
          </w:rPr>
          <w:t xml:space="preserve">tested </w:t>
        </w:r>
      </w:ins>
      <w:r>
        <w:rPr>
          <w:rFonts w:ascii="Times New Roman" w:hAnsi="Times New Roman"/>
          <w:sz w:val="24"/>
          <w:szCs w:val="24"/>
          <w:rtl w:val="0"/>
          <w:lang w:val="en-US"/>
        </w:rPr>
        <w:t xml:space="preserve">artificial canopies of two shapes (triangle and rectangle) that were easily assembled and were more-cost-effective than </w:t>
      </w:r>
      <w:ins w:id="54" w:date="2020-02-14T14:41:07Z" w:author="zenrunner">
        <w:r>
          <w:rPr>
            <w:rFonts w:ascii="Times New Roman" w:hAnsi="Times New Roman"/>
            <w:sz w:val="24"/>
            <w:szCs w:val="24"/>
            <w:rtl w:val="0"/>
            <w:lang w:val="en-US"/>
          </w:rPr>
          <w:t xml:space="preserve">existing </w:t>
        </w:r>
      </w:ins>
      <w:r>
        <w:rPr>
          <w:rFonts w:ascii="Times New Roman" w:hAnsi="Times New Roman"/>
          <w:sz w:val="24"/>
          <w:szCs w:val="24"/>
          <w:rtl w:val="0"/>
        </w:rPr>
        <w:t>prototypes</w:t>
      </w:r>
      <w:ins w:id="55" w:date="2020-02-14T14:41:13Z" w:author="zenrunner">
        <w:r>
          <w:rPr>
            <w:rFonts w:ascii="Times New Roman" w:hAnsi="Times New Roman"/>
            <w:sz w:val="24"/>
            <w:szCs w:val="24"/>
            <w:rtl w:val="0"/>
            <w:lang w:val="en-US"/>
          </w:rPr>
          <w:t xml:space="preserve"> </w:t>
        </w:r>
      </w:ins>
      <w:del w:id="56" w:date="2020-02-14T14:41:12Z" w:author="zenrunner">
        <w:r>
          <w:rPr>
            <w:rFonts w:ascii="Times New Roman" w:hAnsi="Times New Roman"/>
            <w:sz w:val="24"/>
            <w:szCs w:val="24"/>
            <w:rtl w:val="0"/>
            <w:lang w:val="en-US"/>
          </w:rPr>
          <w:delText xml:space="preserve"> already </w:delText>
        </w:r>
      </w:del>
      <w:r>
        <w:rPr>
          <w:rFonts w:ascii="Times New Roman" w:hAnsi="Times New Roman"/>
          <w:sz w:val="24"/>
          <w:szCs w:val="24"/>
          <w:rtl w:val="0"/>
          <w:lang w:val="en-US"/>
        </w:rPr>
        <w:t>discussed in the literature</w:t>
      </w:r>
      <w:del w:id="57" w:date="2020-02-14T14:40:55Z" w:author="zenrunner">
        <w:r>
          <w:rPr>
            <w:rFonts w:ascii="Times New Roman" w:hAnsi="Times New Roman"/>
            <w:sz w:val="24"/>
            <w:szCs w:val="24"/>
            <w:rtl w:val="0"/>
            <w:lang w:val="en-US"/>
          </w:rPr>
          <w:delText xml:space="preserve"> called UV Permeable Shade Cloth Shelters (UPSS)</w:delText>
        </w:r>
      </w:del>
      <w:r>
        <w:rPr>
          <w:rFonts w:ascii="Times New Roman" w:hAnsi="Times New Roman"/>
          <w:sz w:val="24"/>
          <w:szCs w:val="24"/>
          <w:rtl w:val="0"/>
          <w:lang w:val="en-US"/>
        </w:rPr>
        <w:t xml:space="preserve">. The shelters were built using PVC piping for the skeletal </w:t>
      </w:r>
      <w:del w:id="58" w:date="2020-02-14T14:41:24Z" w:author="zenrunner">
        <w:r>
          <w:rPr>
            <w:rFonts w:ascii="Times New Roman" w:hAnsi="Times New Roman"/>
            <w:sz w:val="24"/>
            <w:szCs w:val="24"/>
            <w:rtl w:val="0"/>
          </w:rPr>
          <w:delText>scturecure</w:delText>
        </w:r>
      </w:del>
      <w:ins w:id="59" w:date="2020-02-14T14:41:25Z" w:author="zenrunner">
        <w:r>
          <w:rPr>
            <w:rFonts w:ascii="Times New Roman" w:hAnsi="Times New Roman"/>
            <w:sz w:val="24"/>
            <w:szCs w:val="24"/>
            <w:rtl w:val="0"/>
            <w:lang w:val="en-US"/>
          </w:rPr>
          <w:t>structure</w:t>
        </w:r>
      </w:ins>
      <w:r>
        <w:rPr>
          <w:rFonts w:ascii="Times New Roman" w:hAnsi="Times New Roman"/>
          <w:sz w:val="24"/>
          <w:szCs w:val="24"/>
          <w:rtl w:val="0"/>
          <w:lang w:val="en-US"/>
        </w:rPr>
        <w:t xml:space="preserve"> and shade cloths at 3 light blockage intensities</w:t>
      </w:r>
      <w:ins w:id="60" w:date="2020-02-14T14:41:37Z" w:author="zenrunner">
        <w:r>
          <w:rPr>
            <w:rFonts w:ascii="Times New Roman" w:hAnsi="Times New Roman"/>
            <w:sz w:val="24"/>
            <w:szCs w:val="24"/>
            <w:rtl w:val="0"/>
            <w:lang w:val="en-US"/>
          </w:rPr>
          <w:t xml:space="preserve"> including</w:t>
        </w:r>
      </w:ins>
      <w:del w:id="61" w:date="2020-02-14T14:41:40Z" w:author="zenrunner">
        <w:r>
          <w:rPr>
            <w:rFonts w:ascii="Times New Roman" w:hAnsi="Times New Roman"/>
            <w:sz w:val="24"/>
            <w:szCs w:val="24"/>
            <w:rtl w:val="0"/>
          </w:rPr>
          <w:delText>:</w:delText>
        </w:r>
      </w:del>
      <w:r>
        <w:rPr>
          <w:rFonts w:ascii="Times New Roman" w:hAnsi="Times New Roman"/>
          <w:sz w:val="24"/>
          <w:szCs w:val="24"/>
          <w:rtl w:val="0"/>
          <w:lang w:val="en-US"/>
        </w:rPr>
        <w:t xml:space="preserve"> 15%, 50%, and 90%. Furthermore, we paired temperature and light sensor logger to each open-shelter microsite to test the efficiency of the shelters at cooling and shading during the different time blocks of the day. Shelters offered more stable temperatures and more consistent blockage from sunlight compared to the open. This was particularly true during the afternoon and the evening. Triangle </w:t>
      </w:r>
      <w:ins w:id="62" w:date="2020-02-14T14:42:28Z" w:author="zenrunner">
        <w:r>
          <w:rPr>
            <w:rFonts w:ascii="Times New Roman" w:hAnsi="Times New Roman"/>
            <w:sz w:val="24"/>
            <w:szCs w:val="24"/>
            <w:rtl w:val="0"/>
            <w:lang w:val="en-US"/>
          </w:rPr>
          <w:t xml:space="preserve">shelters </w:t>
        </w:r>
      </w:ins>
      <w:r>
        <w:rPr>
          <w:rFonts w:ascii="Times New Roman" w:hAnsi="Times New Roman"/>
          <w:sz w:val="24"/>
          <w:szCs w:val="24"/>
          <w:rtl w:val="0"/>
        </w:rPr>
        <w:t>w</w:t>
      </w:r>
      <w:ins w:id="63" w:date="2020-02-14T14:42:30Z" w:author="zenrunner">
        <w:r>
          <w:rPr>
            <w:rFonts w:ascii="Times New Roman" w:hAnsi="Times New Roman"/>
            <w:sz w:val="24"/>
            <w:szCs w:val="24"/>
            <w:rtl w:val="0"/>
            <w:lang w:val="en-US"/>
          </w:rPr>
          <w:t>ere</w:t>
        </w:r>
      </w:ins>
      <w:del w:id="64" w:date="2020-02-14T14:42:30Z" w:author="zenrunner">
        <w:r>
          <w:rPr>
            <w:rFonts w:ascii="Times New Roman" w:hAnsi="Times New Roman"/>
            <w:sz w:val="24"/>
            <w:szCs w:val="24"/>
            <w:rtl w:val="0"/>
          </w:rPr>
          <w:delText>as</w:delText>
        </w:r>
      </w:del>
      <w:r>
        <w:rPr>
          <w:rFonts w:ascii="Times New Roman" w:hAnsi="Times New Roman"/>
          <w:sz w:val="24"/>
          <w:szCs w:val="24"/>
          <w:rtl w:val="0"/>
          <w:lang w:val="pt-PT"/>
        </w:rPr>
        <w:t xml:space="preserve"> superior </w:t>
      </w:r>
      <w:del w:id="65" w:date="2020-02-14T14:42:35Z" w:author="zenrunner">
        <w:r>
          <w:rPr>
            <w:rFonts w:ascii="Times New Roman" w:hAnsi="Times New Roman"/>
            <w:sz w:val="24"/>
            <w:szCs w:val="24"/>
            <w:rtl w:val="0"/>
            <w:lang w:val="es-ES_tradnl"/>
          </w:rPr>
          <w:delText xml:space="preserve">to rectangle </w:delText>
        </w:r>
      </w:del>
      <w:r>
        <w:rPr>
          <w:rFonts w:ascii="Times New Roman" w:hAnsi="Times New Roman"/>
          <w:sz w:val="24"/>
          <w:szCs w:val="24"/>
          <w:rtl w:val="0"/>
          <w:lang w:val="en-US"/>
        </w:rPr>
        <w:t xml:space="preserve">and functioned best at 90% blockage. The </w:t>
      </w:r>
      <w:r>
        <w:rPr>
          <w:rFonts w:ascii="Times New Roman" w:hAnsi="Times New Roman" w:hint="default"/>
          <w:sz w:val="24"/>
          <w:szCs w:val="24"/>
          <w:rtl w:val="0"/>
          <w:lang w:val="en-US"/>
        </w:rPr>
        <w:t>‘</w:t>
      </w:r>
      <w:r>
        <w:rPr>
          <w:rFonts w:ascii="Times New Roman" w:hAnsi="Times New Roman"/>
          <w:sz w:val="24"/>
          <w:szCs w:val="24"/>
          <w:rtl w:val="0"/>
          <w:lang w:val="en-US"/>
        </w:rPr>
        <w:t>hole</w:t>
      </w:r>
      <w:r>
        <w:rPr>
          <w:rFonts w:ascii="Times New Roman" w:hAnsi="Times New Roman" w:hint="default"/>
          <w:sz w:val="24"/>
          <w:szCs w:val="24"/>
          <w:rtl w:val="0"/>
          <w:lang w:val="en-US"/>
        </w:rPr>
        <w:t xml:space="preserve">’ </w:t>
      </w:r>
      <w:r>
        <w:rPr>
          <w:rFonts w:ascii="Times New Roman" w:hAnsi="Times New Roman"/>
          <w:sz w:val="24"/>
          <w:szCs w:val="24"/>
          <w:rtl w:val="0"/>
          <w:lang w:val="en-US"/>
        </w:rPr>
        <w:t>pattern on the shade cloths</w:t>
      </w:r>
      <w:ins w:id="66" w:date="2020-02-14T14:42:57Z" w:author="zenrunner">
        <w:r>
          <w:rPr>
            <w:rFonts w:ascii="Times New Roman" w:hAnsi="Times New Roman"/>
            <w:sz w:val="24"/>
            <w:szCs w:val="24"/>
            <w:rtl w:val="0"/>
            <w:lang w:val="en-US"/>
          </w:rPr>
          <w:t>?? What does this mean?</w:t>
        </w:r>
      </w:ins>
      <w:r>
        <w:rPr>
          <w:rFonts w:ascii="Times New Roman" w:hAnsi="Times New Roman"/>
          <w:sz w:val="24"/>
          <w:szCs w:val="24"/>
          <w:rtl w:val="0"/>
          <w:lang w:val="en-US"/>
        </w:rPr>
        <w:t xml:space="preserve"> functioned similarly to vegetation branches, resulting in irregularities in incoming sunlight, which may offer beneficial thermal and radiative properties that need to be further explored. The use of these shelters can be incorporated into conservation practices in order to mitigate the impacts of anthropogenic disturbance.</w:t>
      </w:r>
      <w:ins w:id="67" w:date="2020-02-14T14:43:40Z" w:author="zenrunner">
        <w:r>
          <w:rPr>
            <w:rFonts w:ascii="Times New Roman" w:hAnsi="Times New Roman"/>
            <w:sz w:val="24"/>
            <w:szCs w:val="24"/>
            <w:rtl w:val="0"/>
            <w:lang w:val="en-US"/>
          </w:rPr>
          <w:t xml:space="preserve"> - LOVE IT - such a cool idea.</w:t>
        </w:r>
      </w:ins>
    </w:p>
    <w:p>
      <w:pPr>
        <w:pStyle w:val="Body"/>
        <w:spacing w:after="0" w:line="480" w:lineRule="auto"/>
        <w:ind w:firstLine="720"/>
        <w:jc w:val="both"/>
        <w:rPr>
          <w:rFonts w:ascii="Times New Roman" w:cs="Times New Roman" w:hAnsi="Times New Roman" w:eastAsia="Times New Roman"/>
          <w:b w:val="1"/>
          <w:bCs w:val="1"/>
          <w:sz w:val="24"/>
          <w:szCs w:val="24"/>
        </w:rPr>
      </w:pPr>
      <w:ins w:id="68" w:date="2020-02-14T14:43:40Z" w:author="zenrunner">
        <w:r>
          <w:rPr>
            <w:rFonts w:ascii="Times New Roman" w:hAnsi="Times New Roman"/>
            <w:sz w:val="24"/>
            <w:szCs w:val="24"/>
            <w:rtl w:val="0"/>
            <w:lang w:val="en-US"/>
          </w:rPr>
          <w:t>Keywords: climate change, microclimate, animals, temperature, light, shelter, variation</w:t>
        </w:r>
      </w:ins>
      <w:del w:id="69" w:date="2020-02-14T14:43:08Z" w:author="zenrunner">
        <w:r>
          <w:rPr>
            <w:rFonts w:ascii="Times New Roman" w:hAnsi="Times New Roman"/>
            <w:sz w:val="24"/>
            <w:szCs w:val="24"/>
            <w:rtl w:val="0"/>
          </w:rPr>
          <w:delText xml:space="preserve"> </w:delText>
        </w:r>
      </w:del>
    </w:p>
    <w:p>
      <w:pPr>
        <w:pStyle w:val="Body"/>
        <w:spacing w:after="0" w:line="480" w:lineRule="auto"/>
        <w:rPr>
          <w:rFonts w:ascii="Times New Roman" w:cs="Times New Roman" w:hAnsi="Times New Roman" w:eastAsia="Times New Roman"/>
          <w:b w:val="1"/>
          <w:bCs w:val="1"/>
          <w:sz w:val="24"/>
          <w:szCs w:val="24"/>
        </w:rPr>
      </w:pPr>
    </w:p>
    <w:p>
      <w:pPr>
        <w:pStyle w:val="Body"/>
        <w:spacing w:after="0" w:line="48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 xml:space="preserve">Introduction </w:t>
      </w:r>
    </w:p>
    <w:p>
      <w:pPr>
        <w:pStyle w:val="Body"/>
        <w:spacing w:after="0" w:line="480" w:lineRule="auto"/>
        <w:ind w:firstLine="720"/>
        <w:jc w:val="both"/>
        <w:rPr>
          <w:rFonts w:ascii="Calibri Light" w:cs="Calibri Light" w:hAnsi="Calibri Light" w:eastAsia="Calibri Light"/>
          <w:sz w:val="24"/>
          <w:szCs w:val="24"/>
        </w:rPr>
      </w:pPr>
      <w:r>
        <w:rPr>
          <w:rFonts w:ascii="Times New Roman" w:hAnsi="Times New Roman"/>
          <w:sz w:val="24"/>
          <w:szCs w:val="24"/>
          <w:rtl w:val="0"/>
          <w:lang w:val="en-US"/>
        </w:rPr>
        <w:t xml:space="preserve">As the rate of anthropogenic climate change increases, many arid and semi-arid regions in </w:t>
      </w:r>
      <w:ins w:id="70" w:date="2020-02-14T14:43:48Z" w:author="zenrunner">
        <w:r>
          <w:rPr>
            <w:rFonts w:ascii="Times New Roman" w:hAnsi="Times New Roman"/>
            <w:sz w:val="24"/>
            <w:szCs w:val="24"/>
            <w:rtl w:val="0"/>
            <w:lang w:val="en-US"/>
          </w:rPr>
          <w:t xml:space="preserve">the </w:t>
        </w:r>
      </w:ins>
      <w:del w:id="71" w:date="2020-02-14T14:43:51Z" w:author="zenrunner">
        <w:r>
          <w:rPr>
            <w:rFonts w:ascii="Times New Roman" w:hAnsi="Times New Roman"/>
            <w:sz w:val="24"/>
            <w:szCs w:val="24"/>
            <w:rtl w:val="0"/>
          </w:rPr>
          <w:delText>w</w:delText>
        </w:r>
      </w:del>
      <w:ins w:id="72" w:date="2020-02-14T14:43:49Z" w:author="zenrunner">
        <w:r>
          <w:rPr>
            <w:rFonts w:ascii="Times New Roman" w:hAnsi="Times New Roman"/>
            <w:sz w:val="24"/>
            <w:szCs w:val="24"/>
            <w:rtl w:val="0"/>
            <w:lang w:val="en-US"/>
          </w:rPr>
          <w:t>W</w:t>
        </w:r>
      </w:ins>
      <w:r>
        <w:rPr>
          <w:rFonts w:ascii="Times New Roman" w:hAnsi="Times New Roman"/>
          <w:sz w:val="24"/>
          <w:szCs w:val="24"/>
          <w:rtl w:val="0"/>
          <w:lang w:val="en-US"/>
        </w:rPr>
        <w:t>estern United States face extensive ecological shifts as a consequence</w:t>
      </w:r>
      <w:r>
        <w:rPr>
          <w:rFonts w:ascii="Times New Roman" w:hAnsi="Times New Roman"/>
          <w:sz w:val="24"/>
          <w:szCs w:val="24"/>
          <w:vertAlign w:val="superscript"/>
          <w:rtl w:val="0"/>
        </w:rPr>
        <w:t>1</w:t>
      </w:r>
      <w:r>
        <w:rPr>
          <w:rFonts w:ascii="Times New Roman" w:hAnsi="Times New Roman"/>
          <w:sz w:val="24"/>
          <w:szCs w:val="24"/>
          <w:rtl w:val="0"/>
          <w:lang w:val="en-US"/>
        </w:rPr>
        <w:t>. At the current rate, approximately 8% of all species worldwide are expected to become extinct</w:t>
      </w:r>
      <w:r>
        <w:rPr>
          <w:rFonts w:ascii="Times New Roman" w:hAnsi="Times New Roman"/>
          <w:sz w:val="24"/>
          <w:szCs w:val="24"/>
          <w:vertAlign w:val="superscript"/>
          <w:rtl w:val="0"/>
        </w:rPr>
        <w:t>2</w:t>
      </w:r>
      <w:r>
        <w:rPr>
          <w:rFonts w:ascii="Times New Roman" w:hAnsi="Times New Roman"/>
          <w:sz w:val="24"/>
          <w:szCs w:val="24"/>
          <w:rtl w:val="0"/>
          <w:lang w:val="en-US"/>
        </w:rPr>
        <w:t xml:space="preserve">. Factors such as land-use </w:t>
      </w:r>
      <w:del w:id="73" w:date="2020-02-14T14:44:15Z" w:author="zenrunner">
        <w:r>
          <w:rPr>
            <w:rFonts w:ascii="Times New Roman" w:hAnsi="Times New Roman"/>
            <w:sz w:val="24"/>
            <w:szCs w:val="24"/>
            <w:rtl w:val="0"/>
            <w:lang w:val="en-US"/>
          </w:rPr>
          <w:delText>alongside urbanization</w:delText>
        </w:r>
      </w:del>
      <w:ins w:id="74" w:date="2020-02-14T14:44:25Z" w:author="zenrunner">
        <w:r>
          <w:rPr>
            <w:rFonts w:ascii="Times New Roman" w:hAnsi="Times New Roman"/>
            <w:sz w:val="24"/>
            <w:szCs w:val="24"/>
            <w:rtl w:val="0"/>
            <w:lang w:val="en-US"/>
          </w:rPr>
          <w:t>changes including agriculture in drylands (citation)</w:t>
        </w:r>
      </w:ins>
      <w:r>
        <w:rPr>
          <w:rFonts w:ascii="Times New Roman" w:hAnsi="Times New Roman"/>
          <w:sz w:val="24"/>
          <w:szCs w:val="24"/>
          <w:rtl w:val="0"/>
          <w:lang w:val="en-US"/>
        </w:rPr>
        <w:t xml:space="preserve"> can further decrease biodiversity by reducing the available terrestrial habitant </w:t>
      </w:r>
      <w:del w:id="75" w:date="2020-02-14T14:44:32Z" w:author="zenrunner">
        <w:r>
          <w:rPr>
            <w:rFonts w:ascii="Times New Roman" w:hAnsi="Times New Roman"/>
            <w:sz w:val="24"/>
            <w:szCs w:val="24"/>
            <w:rtl w:val="0"/>
            <w:lang w:val="en-US"/>
          </w:rPr>
          <w:delText>in which species can live</w:delText>
        </w:r>
      </w:del>
      <w:ins w:id="76" w:date="2020-02-14T14:44:35Z" w:author="zenrunner">
        <w:r>
          <w:rPr>
            <w:rFonts w:ascii="Times New Roman" w:hAnsi="Times New Roman"/>
            <w:sz w:val="24"/>
            <w:szCs w:val="24"/>
            <w:rtl w:val="0"/>
            <w:lang w:val="en-US"/>
          </w:rPr>
          <w:t>for plants and for animals</w:t>
        </w:r>
      </w:ins>
      <w:r>
        <w:rPr>
          <w:rFonts w:ascii="Times New Roman" w:hAnsi="Times New Roman"/>
          <w:sz w:val="24"/>
          <w:szCs w:val="24"/>
          <w:vertAlign w:val="superscript"/>
          <w:rtl w:val="0"/>
        </w:rPr>
        <w:t>3</w:t>
      </w:r>
      <w:r>
        <w:rPr>
          <w:rFonts w:ascii="Times New Roman" w:hAnsi="Times New Roman" w:hint="default"/>
          <w:sz w:val="24"/>
          <w:szCs w:val="24"/>
          <w:vertAlign w:val="superscript"/>
          <w:rtl w:val="0"/>
          <w:lang w:val="en-US"/>
        </w:rPr>
        <w:t>–</w:t>
      </w:r>
      <w:r>
        <w:rPr>
          <w:rFonts w:ascii="Times New Roman" w:hAnsi="Times New Roman"/>
          <w:sz w:val="24"/>
          <w:szCs w:val="24"/>
          <w:vertAlign w:val="superscript"/>
          <w:rtl w:val="0"/>
        </w:rPr>
        <w:t>5</w:t>
      </w:r>
      <w:r>
        <w:rPr>
          <w:rFonts w:ascii="Times New Roman" w:hAnsi="Times New Roman"/>
          <w:sz w:val="24"/>
          <w:szCs w:val="24"/>
          <w:rtl w:val="0"/>
          <w:lang w:val="en-US"/>
        </w:rPr>
        <w:t>. In deserts, animals will not only experience large scale changes such as dr</w:t>
      </w:r>
      <w:ins w:id="77" w:date="2020-02-14T14:44:43Z" w:author="zenrunner">
        <w:r>
          <w:rPr>
            <w:rFonts w:ascii="Times New Roman" w:hAnsi="Times New Roman"/>
            <w:sz w:val="24"/>
            <w:szCs w:val="24"/>
            <w:rtl w:val="0"/>
            <w:lang w:val="en-US"/>
          </w:rPr>
          <w:t>ou</w:t>
        </w:r>
      </w:ins>
      <w:del w:id="78" w:date="2020-02-14T14:44:41Z" w:author="zenrunner">
        <w:r>
          <w:rPr>
            <w:rFonts w:ascii="Times New Roman" w:hAnsi="Times New Roman"/>
            <w:sz w:val="24"/>
            <w:szCs w:val="24"/>
            <w:rtl w:val="0"/>
          </w:rPr>
          <w:delText>au</w:delText>
        </w:r>
      </w:del>
      <w:r>
        <w:rPr>
          <w:rFonts w:ascii="Times New Roman" w:hAnsi="Times New Roman"/>
          <w:sz w:val="24"/>
          <w:szCs w:val="24"/>
          <w:rtl w:val="0"/>
          <w:lang w:val="en-US"/>
        </w:rPr>
        <w:t>ght</w:t>
      </w:r>
      <w:del w:id="79" w:date="2020-02-14T14:44:46Z" w:author="zenrunner">
        <w:r>
          <w:rPr>
            <w:rFonts w:ascii="Times New Roman" w:hAnsi="Times New Roman"/>
            <w:sz w:val="24"/>
            <w:szCs w:val="24"/>
            <w:rtl w:val="0"/>
          </w:rPr>
          <w:delText>,</w:delText>
        </w:r>
      </w:del>
      <w:r>
        <w:rPr>
          <w:rFonts w:ascii="Times New Roman" w:hAnsi="Times New Roman"/>
          <w:sz w:val="24"/>
          <w:szCs w:val="24"/>
          <w:rtl w:val="0"/>
        </w:rPr>
        <w:t xml:space="preserve"> </w:t>
      </w:r>
      <w:r>
        <w:rPr>
          <w:rFonts w:ascii="Calibri Light" w:hAnsi="Calibri Light"/>
          <w:sz w:val="24"/>
          <w:szCs w:val="24"/>
          <w:rtl w:val="0"/>
          <w:lang w:val="en-US"/>
        </w:rPr>
        <w:t xml:space="preserve">but also small scale changes such </w:t>
      </w:r>
      <w:ins w:id="80" w:date="2020-02-14T14:44:53Z" w:author="zenrunner">
        <w:r>
          <w:rPr>
            <w:rFonts w:ascii="Calibri Light" w:hAnsi="Calibri Light"/>
            <w:sz w:val="24"/>
            <w:szCs w:val="24"/>
            <w:rtl w:val="0"/>
            <w:lang w:val="en-US"/>
          </w:rPr>
          <w:t xml:space="preserve">relatively more extreme </w:t>
        </w:r>
      </w:ins>
      <w:r>
        <w:rPr>
          <w:rFonts w:ascii="Calibri Light" w:hAnsi="Calibri Light"/>
          <w:sz w:val="24"/>
          <w:szCs w:val="24"/>
          <w:rtl w:val="0"/>
          <w:lang w:val="en-US"/>
        </w:rPr>
        <w:t>fluctuations in temperature and light</w:t>
      </w:r>
      <w:ins w:id="81" w:date="2020-02-14T14:45:13Z" w:author="zenrunner">
        <w:r>
          <w:rPr>
            <w:rFonts w:ascii="Calibri Light" w:hAnsi="Calibri Light"/>
            <w:sz w:val="24"/>
            <w:szCs w:val="24"/>
            <w:rtl w:val="0"/>
            <w:lang w:val="en-US"/>
          </w:rPr>
          <w:t xml:space="preserve"> -citations to Pugnaire and others showing this </w:t>
        </w:r>
      </w:ins>
      <w:del w:id="82" w:date="2020-02-14T14:45:00Z" w:author="zenrunner">
        <w:r>
          <w:rPr>
            <w:rFonts w:ascii="Calibri Light" w:hAnsi="Calibri Light"/>
            <w:sz w:val="24"/>
            <w:szCs w:val="24"/>
            <w:rtl w:val="0"/>
            <w:lang w:val="en-US"/>
          </w:rPr>
          <w:delText>, since for these organisms deserts are extremely heterogeneous at fine scales</w:delText>
        </w:r>
      </w:del>
      <w:r>
        <w:rPr>
          <w:rFonts w:ascii="Times New Roman" w:hAnsi="Times New Roman"/>
          <w:sz w:val="24"/>
          <w:szCs w:val="24"/>
          <w:vertAlign w:val="superscript"/>
          <w:rtl w:val="0"/>
        </w:rPr>
        <w:t>6,7</w:t>
      </w:r>
      <w:r>
        <w:rPr>
          <w:rFonts w:ascii="Calibri Light" w:hAnsi="Calibri Light"/>
          <w:sz w:val="24"/>
          <w:szCs w:val="24"/>
          <w:rtl w:val="0"/>
        </w:rPr>
        <w:t xml:space="preserve">. </w:t>
      </w:r>
      <w:ins w:id="83" w:date="2020-02-14T14:46:25Z" w:author="zenrunner">
        <w:r>
          <w:rPr>
            <w:rFonts w:ascii="Calibri Light" w:hAnsi="Calibri Light"/>
            <w:sz w:val="24"/>
            <w:szCs w:val="24"/>
            <w:rtl w:val="0"/>
            <w:lang w:val="en-US"/>
          </w:rPr>
          <w:t xml:space="preserve">End with an implication - This evidence suggests that not only do gross, large-scales changes in climate exert pressure on communities and sensitive species in drylands but fine-scale changes and fluctuations can potentially further exacerbate loss. </w:t>
        </w:r>
      </w:ins>
      <w:r>
        <w:rPr>
          <w:rFonts w:ascii="Calibri Light" w:cs="Calibri Light" w:hAnsi="Calibri Light" w:eastAsia="Calibri Light"/>
          <w:sz w:val="24"/>
          <w:szCs w:val="24"/>
        </w:rPr>
        <w:br w:type="textWrapping"/>
      </w:r>
      <w:commentRangeStart w:id="84"/>
    </w:p>
    <w:p>
      <w:pPr>
        <w:pStyle w:val="Body"/>
        <w:spacing w:after="0" w:line="480" w:lineRule="auto"/>
        <w:ind w:firstLine="720"/>
        <w:jc w:val="both"/>
        <w:rPr>
          <w:ins w:id="85" w:date="2020-02-14T14:50:25Z" w:author="zenrunner"/>
          <w:rFonts w:ascii="Times New Roman" w:cs="Times New Roman" w:hAnsi="Times New Roman" w:eastAsia="Times New Roman"/>
          <w:sz w:val="24"/>
          <w:szCs w:val="24"/>
        </w:rPr>
      </w:pPr>
      <w:r>
        <w:rPr>
          <w:rFonts w:ascii="Calibri Light" w:hAnsi="Calibri Light"/>
          <w:sz w:val="24"/>
          <w:szCs w:val="24"/>
          <w:rtl w:val="0"/>
          <w:lang w:val="en-US"/>
        </w:rPr>
        <w:t xml:space="preserve">The </w:t>
      </w:r>
      <w:r>
        <w:rPr>
          <w:rFonts w:ascii="Times New Roman" w:hAnsi="Times New Roman"/>
          <w:sz w:val="24"/>
          <w:szCs w:val="24"/>
          <w:rtl w:val="0"/>
          <w:lang w:val="en-US"/>
        </w:rPr>
        <w:t>type of vegetation that covers a terrestrial habitat is an important characteristic that can influence: foraging site selection</w:t>
      </w:r>
      <w:r>
        <w:rPr>
          <w:rFonts w:ascii="Times New Roman" w:hAnsi="Times New Roman"/>
          <w:sz w:val="24"/>
          <w:szCs w:val="24"/>
          <w:vertAlign w:val="superscript"/>
          <w:rtl w:val="0"/>
        </w:rPr>
        <w:t>8</w:t>
      </w:r>
      <w:r>
        <w:rPr>
          <w:rFonts w:ascii="Times New Roman" w:hAnsi="Times New Roman"/>
          <w:sz w:val="24"/>
          <w:szCs w:val="24"/>
          <w:rtl w:val="0"/>
          <w:lang w:val="fr-FR"/>
        </w:rPr>
        <w:t>, reproduction</w:t>
      </w:r>
      <w:r>
        <w:rPr>
          <w:rFonts w:ascii="Times New Roman" w:hAnsi="Times New Roman"/>
          <w:sz w:val="24"/>
          <w:szCs w:val="24"/>
          <w:vertAlign w:val="superscript"/>
          <w:rtl w:val="0"/>
        </w:rPr>
        <w:t>9</w:t>
      </w:r>
      <w:r>
        <w:rPr>
          <w:rFonts w:ascii="Times New Roman" w:hAnsi="Times New Roman"/>
          <w:sz w:val="24"/>
          <w:szCs w:val="24"/>
          <w:rtl w:val="0"/>
          <w:lang w:val="en-US"/>
        </w:rPr>
        <w:t>, predator-prey interaction</w:t>
      </w:r>
      <w:r>
        <w:rPr>
          <w:rFonts w:ascii="Times New Roman" w:hAnsi="Times New Roman"/>
          <w:sz w:val="24"/>
          <w:szCs w:val="24"/>
          <w:vertAlign w:val="superscript"/>
          <w:rtl w:val="0"/>
        </w:rPr>
        <w:t>10</w:t>
      </w:r>
      <w:r>
        <w:rPr>
          <w:rFonts w:ascii="Times New Roman" w:hAnsi="Times New Roman"/>
          <w:sz w:val="24"/>
          <w:szCs w:val="24"/>
          <w:rtl w:val="0"/>
          <w:lang w:val="en-US"/>
        </w:rPr>
        <w:t>, and thermoregulation</w:t>
      </w:r>
      <w:r>
        <w:rPr>
          <w:rFonts w:ascii="Times New Roman" w:hAnsi="Times New Roman"/>
          <w:sz w:val="24"/>
          <w:szCs w:val="24"/>
          <w:vertAlign w:val="superscript"/>
          <w:rtl w:val="0"/>
        </w:rPr>
        <w:t>11</w:t>
      </w:r>
      <w:r>
        <w:rPr>
          <w:rFonts w:ascii="Times New Roman" w:hAnsi="Times New Roman"/>
          <w:sz w:val="24"/>
          <w:szCs w:val="24"/>
          <w:rtl w:val="0"/>
          <w:lang w:val="en-US"/>
        </w:rPr>
        <w:t xml:space="preserve">. Many of the above can be classified as a positive interaction between the vegetation and beneficiary species. </w:t>
      </w:r>
      <w:ins w:id="86" w:date="2020-02-14T14:50:25Z" w:author="zenrunner">
        <w:r>
          <w:rPr>
            <w:rFonts w:ascii="Times New Roman" w:hAnsi="Times New Roman"/>
            <w:sz w:val="24"/>
            <w:szCs w:val="24"/>
            <w:rtl w:val="0"/>
            <w:lang w:val="en-US"/>
          </w:rPr>
          <w:t>?? CUT OR develop into proper paragraph - I think you could do a paragraph on shrubs and how other dryland woody vegetation functions to provide shelter and refuges that can facilitate other plants (Filazzola et al review paper) and animals too in numerous ways (Lortie et al Functional Ecology review). Then explain that shrubs can be both expanding in cover in some grassland systems but declining in others. Given their incredible role as foundation speices, it is both a. Reasonable to test their role for simple functions such as thermal shelter for animals and b. Directly test shelter through mimics as means to conserve hetereogeneity in deserts for animals - SNAP. Then cite papers and state the conserving structural diversity in all ecosystems in addition to species diversity is critical. PERFECT.</w:t>
        </w:r>
      </w:ins>
    </w:p>
    <w:p>
      <w:pPr>
        <w:pStyle w:val="Body"/>
        <w:spacing w:after="0" w:line="480" w:lineRule="auto"/>
        <w:ind w:firstLine="720"/>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br w:type="textWrapping"/>
      </w:r>
      <w:commentRangeEnd w:id="84"/>
      <w:r>
        <w:commentReference w:id="84"/>
      </w:r>
      <w:commentRangeStart w:id="87"/>
    </w:p>
    <w:p>
      <w:pPr>
        <w:pStyle w:val="Body"/>
        <w:spacing w:after="0" w:line="480" w:lineRule="auto"/>
        <w:ind w:firstLine="720"/>
        <w:jc w:val="both"/>
        <w:rPr>
          <w:ins w:id="88" w:date="2020-02-14T14:55:29Z" w:author="zenrunner"/>
          <w:rFonts w:ascii="Times New Roman" w:cs="Times New Roman" w:hAnsi="Times New Roman" w:eastAsia="Times New Roman"/>
          <w:sz w:val="24"/>
          <w:szCs w:val="24"/>
        </w:rPr>
      </w:pPr>
      <w:r>
        <w:rPr>
          <w:rFonts w:ascii="Times New Roman" w:hAnsi="Times New Roman"/>
          <w:sz w:val="24"/>
          <w:szCs w:val="24"/>
          <w:rtl w:val="0"/>
          <w:lang w:val="en-US"/>
        </w:rPr>
        <w:t xml:space="preserve">The state of California is home to many diverse landscapes, many of which are dominated by a </w:t>
      </w:r>
      <w:del w:id="89" w:date="2020-02-14T14:51:38Z" w:author="zenrunner">
        <w:r>
          <w:rPr>
            <w:rFonts w:ascii="Times New Roman" w:hAnsi="Times New Roman"/>
            <w:sz w:val="24"/>
            <w:szCs w:val="24"/>
            <w:rtl w:val="0"/>
            <w:lang w:val="en-US"/>
          </w:rPr>
          <w:delText>magnificent variety</w:delText>
        </w:r>
      </w:del>
      <w:ins w:id="90" w:date="2020-02-14T14:51:46Z" w:author="zenrunner">
        <w:r>
          <w:rPr>
            <w:rFonts w:ascii="Times New Roman" w:hAnsi="Times New Roman"/>
            <w:sz w:val="24"/>
            <w:szCs w:val="24"/>
            <w:rtl w:val="0"/>
            <w:lang w:val="en-US"/>
          </w:rPr>
          <w:t>relatively high</w:t>
        </w:r>
      </w:ins>
      <w:r>
        <w:rPr>
          <w:rFonts w:ascii="Times New Roman" w:hAnsi="Times New Roman"/>
          <w:sz w:val="24"/>
          <w:szCs w:val="24"/>
          <w:rtl w:val="0"/>
        </w:rPr>
        <w:t xml:space="preserve"> </w:t>
      </w:r>
      <w:ins w:id="91" w:date="2020-02-14T14:51:50Z" w:author="zenrunner">
        <w:r>
          <w:rPr>
            <w:rFonts w:ascii="Times New Roman" w:hAnsi="Times New Roman"/>
            <w:sz w:val="24"/>
            <w:szCs w:val="24"/>
            <w:rtl w:val="0"/>
            <w:lang w:val="en-US"/>
          </w:rPr>
          <w:t xml:space="preserve">diversity </w:t>
        </w:r>
      </w:ins>
      <w:r>
        <w:rPr>
          <w:rFonts w:ascii="Times New Roman" w:hAnsi="Times New Roman"/>
          <w:sz w:val="24"/>
          <w:szCs w:val="24"/>
          <w:rtl w:val="0"/>
          <w:lang w:val="en-US"/>
        </w:rPr>
        <w:t>of shrubs</w:t>
      </w:r>
      <w:r>
        <w:rPr>
          <w:rFonts w:ascii="Times New Roman" w:hAnsi="Times New Roman"/>
          <w:sz w:val="24"/>
          <w:szCs w:val="24"/>
          <w:vertAlign w:val="superscript"/>
          <w:rtl w:val="0"/>
        </w:rPr>
        <w:t>12</w:t>
      </w:r>
      <w:r>
        <w:rPr>
          <w:rFonts w:ascii="Times New Roman" w:hAnsi="Times New Roman"/>
          <w:sz w:val="24"/>
          <w:szCs w:val="24"/>
          <w:rtl w:val="0"/>
          <w:lang w:val="en-US"/>
        </w:rPr>
        <w:t xml:space="preserve">. Species such as </w:t>
      </w:r>
      <w:r>
        <w:rPr>
          <w:rFonts w:ascii="Times New Roman" w:hAnsi="Times New Roman"/>
          <w:i w:val="1"/>
          <w:iCs w:val="1"/>
          <w:sz w:val="24"/>
          <w:szCs w:val="24"/>
          <w:rtl w:val="0"/>
          <w:lang w:val="it-IT"/>
        </w:rPr>
        <w:t xml:space="preserve">Ephedra californica </w:t>
      </w:r>
      <w:r>
        <w:rPr>
          <w:rFonts w:ascii="Times New Roman" w:hAnsi="Times New Roman"/>
          <w:sz w:val="24"/>
          <w:szCs w:val="24"/>
          <w:rtl w:val="0"/>
          <w:lang w:val="en-US"/>
        </w:rPr>
        <w:t>(Mormon Tea) are known to be foundational plants, able to provide a variety of benefits to prot</w:t>
      </w:r>
      <w:r>
        <w:rPr>
          <w:rFonts w:ascii="Times New Roman" w:hAnsi="Times New Roman" w:hint="default"/>
          <w:sz w:val="24"/>
          <w:szCs w:val="24"/>
          <w:rtl w:val="0"/>
          <w:lang w:val="en-US"/>
        </w:rPr>
        <w:t>é</w:t>
      </w:r>
      <w:r>
        <w:rPr>
          <w:rFonts w:ascii="Times New Roman" w:hAnsi="Times New Roman"/>
          <w:sz w:val="24"/>
          <w:szCs w:val="24"/>
          <w:rtl w:val="0"/>
        </w:rPr>
        <w:t>g</w:t>
      </w:r>
      <w:r>
        <w:rPr>
          <w:rFonts w:ascii="Times New Roman" w:hAnsi="Times New Roman" w:hint="default"/>
          <w:sz w:val="24"/>
          <w:szCs w:val="24"/>
          <w:rtl w:val="0"/>
          <w:lang w:val="en-US"/>
        </w:rPr>
        <w:t xml:space="preserve">é </w:t>
      </w:r>
      <w:r>
        <w:rPr>
          <w:rFonts w:ascii="Times New Roman" w:hAnsi="Times New Roman"/>
          <w:sz w:val="24"/>
          <w:szCs w:val="24"/>
          <w:rtl w:val="0"/>
          <w:lang w:val="nl-NL"/>
        </w:rPr>
        <w:t xml:space="preserve">species </w:t>
      </w:r>
      <w:r>
        <w:rPr>
          <w:rFonts w:ascii="Calibri Light" w:hAnsi="Calibri Light"/>
          <w:sz w:val="24"/>
          <w:szCs w:val="24"/>
          <w:rtl w:val="0"/>
          <w:lang w:val="en-US"/>
        </w:rPr>
        <w:t>through various mechanistic pathways that include, but are not limited to, seed trapping, abiotic stress amelioration, and soil modification</w:t>
      </w:r>
      <w:r>
        <w:rPr>
          <w:rFonts w:ascii="Times New Roman" w:hAnsi="Times New Roman"/>
          <w:sz w:val="24"/>
          <w:szCs w:val="24"/>
          <w:vertAlign w:val="superscript"/>
          <w:rtl w:val="0"/>
        </w:rPr>
        <w:t>13</w:t>
      </w:r>
      <w:r>
        <w:rPr>
          <w:rFonts w:ascii="Calibri Light" w:hAnsi="Calibri Light"/>
          <w:sz w:val="24"/>
          <w:szCs w:val="24"/>
          <w:rtl w:val="0"/>
        </w:rPr>
        <w:t>.</w:t>
      </w:r>
      <w:r>
        <w:rPr>
          <w:rFonts w:ascii="Times New Roman" w:hAnsi="Times New Roman"/>
          <w:sz w:val="24"/>
          <w:szCs w:val="24"/>
          <w:rtl w:val="0"/>
          <w:lang w:val="en-US"/>
        </w:rPr>
        <w:t xml:space="preserve"> In many arid and semi-arid regions, dominant shrubs are able to positively facilitate other taxa through the shelter effects provided by their canopy</w:t>
      </w:r>
      <w:r>
        <w:rPr>
          <w:rFonts w:ascii="Times New Roman" w:hAnsi="Times New Roman"/>
          <w:sz w:val="24"/>
          <w:szCs w:val="24"/>
          <w:vertAlign w:val="superscript"/>
          <w:rtl w:val="0"/>
        </w:rPr>
        <w:t>14</w:t>
      </w:r>
      <w:r>
        <w:rPr>
          <w:rFonts w:ascii="Times New Roman" w:hAnsi="Times New Roman"/>
          <w:sz w:val="24"/>
          <w:szCs w:val="24"/>
          <w:rtl w:val="0"/>
          <w:lang w:val="en-US"/>
        </w:rPr>
        <w:t>. Canopy microclimates are generally cooler, more humid, and have lower solar radiation compared to open sites</w:t>
      </w:r>
      <w:r>
        <w:rPr>
          <w:rFonts w:ascii="Times New Roman" w:hAnsi="Times New Roman"/>
          <w:sz w:val="24"/>
          <w:szCs w:val="24"/>
          <w:vertAlign w:val="superscript"/>
          <w:rtl w:val="0"/>
        </w:rPr>
        <w:t>14,15</w:t>
      </w:r>
      <w:r>
        <w:rPr>
          <w:rFonts w:ascii="Times New Roman" w:hAnsi="Times New Roman"/>
          <w:sz w:val="24"/>
          <w:szCs w:val="24"/>
          <w:rtl w:val="0"/>
          <w:lang w:val="en-US"/>
        </w:rPr>
        <w:t>. Shrubs fulfil a critical functional role; hence, more species are associated with shrubs than open spaces</w:t>
      </w:r>
      <w:r>
        <w:rPr>
          <w:rFonts w:ascii="Times New Roman" w:hAnsi="Times New Roman"/>
          <w:sz w:val="24"/>
          <w:szCs w:val="24"/>
          <w:vertAlign w:val="superscript"/>
          <w:rtl w:val="0"/>
        </w:rPr>
        <w:t>16</w:t>
      </w:r>
      <w:r>
        <w:rPr>
          <w:rFonts w:ascii="Times New Roman" w:hAnsi="Times New Roman"/>
          <w:sz w:val="24"/>
          <w:szCs w:val="24"/>
          <w:rtl w:val="0"/>
          <w:lang w:val="en-US"/>
        </w:rPr>
        <w:t xml:space="preserve">. This is evident in many lizards species such as </w:t>
      </w:r>
      <w:r>
        <w:rPr>
          <w:rFonts w:ascii="Times New Roman" w:hAnsi="Times New Roman"/>
          <w:i w:val="1"/>
          <w:iCs w:val="1"/>
          <w:sz w:val="24"/>
          <w:szCs w:val="24"/>
          <w:rtl w:val="0"/>
        </w:rPr>
        <w:t>G. sila</w:t>
      </w:r>
      <w:r>
        <w:rPr>
          <w:rFonts w:ascii="Times New Roman" w:hAnsi="Times New Roman"/>
          <w:sz w:val="24"/>
          <w:szCs w:val="24"/>
          <w:rtl w:val="0"/>
          <w:lang w:val="en-US"/>
        </w:rPr>
        <w:t xml:space="preserve"> that are found in shrubs in high afternoon temperatures</w:t>
      </w:r>
      <w:r>
        <w:rPr>
          <w:rFonts w:ascii="Times New Roman" w:hAnsi="Times New Roman"/>
          <w:sz w:val="24"/>
          <w:szCs w:val="24"/>
          <w:vertAlign w:val="superscript"/>
          <w:rtl w:val="0"/>
        </w:rPr>
        <w:t>17</w:t>
      </w:r>
      <w:r>
        <w:rPr>
          <w:rFonts w:ascii="Times New Roman" w:hAnsi="Times New Roman"/>
          <w:sz w:val="24"/>
          <w:szCs w:val="24"/>
          <w:rtl w:val="0"/>
        </w:rPr>
        <w:t xml:space="preserve">. </w:t>
      </w:r>
      <w:commentRangeEnd w:id="87"/>
      <w:r>
        <w:commentReference w:id="87"/>
      </w:r>
      <w:ins w:id="92" w:date="2020-02-14T14:55:29Z" w:author="zenrunner">
        <w:r>
          <w:rPr>
            <w:rFonts w:ascii="Times New Roman" w:hAnsi="Times New Roman"/>
            <w:sz w:val="24"/>
            <w:szCs w:val="24"/>
            <w:rtl w:val="0"/>
            <w:lang w:val="en-US"/>
          </w:rPr>
          <w:t xml:space="preserve"> Medium - see above proposed structure</w:t>
        </w:r>
      </w:ins>
    </w:p>
    <w:p>
      <w:pPr>
        <w:pStyle w:val="Body"/>
        <w:spacing w:after="0" w:line="480" w:lineRule="auto"/>
        <w:ind w:firstLine="720"/>
        <w:jc w:val="both"/>
        <w:rPr>
          <w:ins w:id="93" w:date="2020-02-14T14:55:29Z" w:author="zenrunner"/>
          <w:rFonts w:ascii="Times New Roman" w:cs="Times New Roman" w:hAnsi="Times New Roman" w:eastAsia="Times New Roman"/>
          <w:sz w:val="24"/>
          <w:szCs w:val="24"/>
        </w:rPr>
      </w:pPr>
      <w:ins w:id="94" w:date="2020-02-14T14:55:29Z" w:author="zenrunner">
        <w:r>
          <w:rPr>
            <w:rFonts w:ascii="Times New Roman" w:hAnsi="Times New Roman"/>
            <w:sz w:val="24"/>
            <w:szCs w:val="24"/>
            <w:rtl w:val="0"/>
            <w:lang w:val="en-US"/>
          </w:rPr>
          <w:t>Landscapes changing - shrubs cover up and also down</w:t>
        </w:r>
      </w:ins>
    </w:p>
    <w:p>
      <w:pPr>
        <w:pStyle w:val="Body"/>
        <w:spacing w:after="0" w:line="480" w:lineRule="auto"/>
        <w:ind w:firstLine="720"/>
        <w:jc w:val="both"/>
        <w:rPr>
          <w:ins w:id="95" w:date="2020-02-14T14:55:29Z" w:author="zenrunner"/>
          <w:rFonts w:ascii="Times New Roman" w:cs="Times New Roman" w:hAnsi="Times New Roman" w:eastAsia="Times New Roman"/>
          <w:sz w:val="24"/>
          <w:szCs w:val="24"/>
        </w:rPr>
      </w:pPr>
      <w:ins w:id="96" w:date="2020-02-14T14:55:29Z" w:author="zenrunner">
        <w:r>
          <w:rPr>
            <w:rFonts w:ascii="Times New Roman" w:hAnsi="Times New Roman"/>
            <w:sz w:val="24"/>
            <w:szCs w:val="24"/>
            <w:rtl w:val="0"/>
            <w:lang w:val="en-US"/>
          </w:rPr>
          <w:t>Shrubs facilitate in many ways including shelter</w:t>
        </w:r>
      </w:ins>
    </w:p>
    <w:p>
      <w:pPr>
        <w:pStyle w:val="Body"/>
        <w:spacing w:after="0" w:line="480" w:lineRule="auto"/>
        <w:ind w:firstLine="720"/>
        <w:jc w:val="both"/>
        <w:rPr>
          <w:ins w:id="97" w:date="2020-02-14T14:55:29Z" w:author="zenrunner"/>
          <w:rFonts w:ascii="Times New Roman" w:cs="Times New Roman" w:hAnsi="Times New Roman" w:eastAsia="Times New Roman"/>
          <w:sz w:val="24"/>
          <w:szCs w:val="24"/>
        </w:rPr>
      </w:pPr>
      <w:ins w:id="98" w:date="2020-02-14T14:55:29Z" w:author="zenrunner">
        <w:r>
          <w:rPr>
            <w:rFonts w:ascii="Times New Roman" w:hAnsi="Times New Roman"/>
            <w:sz w:val="24"/>
            <w:szCs w:val="24"/>
            <w:rtl w:val="0"/>
            <w:lang w:val="en-US"/>
          </w:rPr>
          <w:t>Previous studies showed structural heterogeneity and diversity in that form important for conservation - for animals in particular.</w:t>
        </w:r>
      </w:ins>
    </w:p>
    <w:p>
      <w:pPr>
        <w:pStyle w:val="Body"/>
        <w:spacing w:after="0" w:line="480" w:lineRule="auto"/>
        <w:ind w:firstLine="720"/>
        <w:jc w:val="both"/>
        <w:rPr>
          <w:rFonts w:ascii="Times New Roman" w:cs="Times New Roman" w:hAnsi="Times New Roman" w:eastAsia="Times New Roman"/>
          <w:sz w:val="24"/>
          <w:szCs w:val="24"/>
        </w:rPr>
      </w:pPr>
      <w:ins w:id="99" w:date="2020-02-14T14:55:29Z" w:author="zenrunner">
        <w:r>
          <w:rPr>
            <w:rFonts w:ascii="Times New Roman" w:hAnsi="Times New Roman"/>
            <w:sz w:val="24"/>
            <w:szCs w:val="24"/>
            <w:rtl w:val="0"/>
            <w:lang w:val="en-US"/>
          </w:rPr>
          <w:t xml:space="preserve">Shrubs can perform that function but it would idea to have the capacity to mimic this to augment and enhance low shrub cover areas, serve as stopgap tools for conservation *YES&lt; and generally important the direct and simple value of more shelter in some dryland systems as a form of thermal refuges </w:t>
        </w:r>
      </w:ins>
      <w:ins w:id="100" w:date="2020-02-14T14:55:29Z" w:author="zenrunner">
        <w:r>
          <w:rPr>
            <w:rFonts w:ascii="Times New Roman" w:hAnsi="Times New Roman"/>
            <w:sz w:val="24"/>
            <w:szCs w:val="24"/>
            <w:rtl w:val="0"/>
            <w:lang w:val="en-US"/>
          </w:rPr>
          <w:t xml:space="preserve">alternate modes of conservation whilst landscape recovery is made and new shrubs are grown.  </w:t>
        </w:r>
      </w:ins>
    </w:p>
    <w:p>
      <w:pPr>
        <w:pStyle w:val="Body"/>
        <w:spacing w:after="0" w:line="480" w:lineRule="auto"/>
        <w:ind w:firstLine="720"/>
        <w:jc w:val="both"/>
        <w:rPr>
          <w:del w:id="101" w:date="2020-02-14T14:55:36Z" w:author="zenrunner"/>
          <w:rFonts w:ascii="Times New Roman" w:cs="Times New Roman" w:hAnsi="Times New Roman" w:eastAsia="Times New Roman"/>
          <w:sz w:val="24"/>
          <w:szCs w:val="24"/>
        </w:rPr>
      </w:pPr>
      <w:ins w:id="102" w:date="2020-02-14T14:56:22Z" w:author="zenrunner">
        <w:r>
          <w:rPr>
            <w:rFonts w:ascii="Times New Roman" w:hAnsi="Times New Roman"/>
            <w:sz w:val="24"/>
            <w:szCs w:val="24"/>
            <w:rtl w:val="0"/>
            <w:lang w:val="en-US"/>
          </w:rPr>
          <w:t>GOOD now that you made the link in last paragraph from climate change to shrubs to shelter to structural heterogeneity have a short paragarph reviwing what we know about shelters</w:t>
        </w:r>
      </w:ins>
      <w:ins w:id="103" w:date="2020-02-14T14:56:22Z" w:author="zenrunner">
        <w:r>
          <w:rPr>
            <w:rFonts w:ascii="Times New Roman" w:hAnsi="Times New Roman" w:hint="default"/>
            <w:sz w:val="24"/>
            <w:szCs w:val="24"/>
            <w:rtl w:val="0"/>
            <w:lang w:val="en-US"/>
          </w:rPr>
          <w:t xml:space="preserve">… </w:t>
        </w:r>
      </w:ins>
      <w:del w:id="104" w:date="2020-02-14T14:55:36Z" w:author="zenrunner">
        <w:r>
          <w:rPr>
            <w:rFonts w:ascii="Times New Roman" w:hAnsi="Times New Roman"/>
            <w:sz w:val="24"/>
            <w:szCs w:val="24"/>
            <w:rtl w:val="0"/>
            <w:lang w:val="en-US"/>
          </w:rPr>
          <w:delText>In recent years however, land-use (agriculture, oil fields, urbanization) and the spread of invasive grasses have altered the ecosystem dynamics</w:delText>
        </w:r>
      </w:del>
      <w:del w:id="105" w:date="2020-02-14T14:55:36Z" w:author="zenrunner">
        <w:r>
          <w:rPr>
            <w:rFonts w:ascii="Times New Roman" w:hAnsi="Times New Roman"/>
            <w:sz w:val="24"/>
            <w:szCs w:val="24"/>
            <w:vertAlign w:val="superscript"/>
            <w:rtl w:val="0"/>
          </w:rPr>
          <w:delText xml:space="preserve"> </w:delText>
        </w:r>
      </w:del>
      <w:del w:id="106" w:date="2020-02-14T14:55:36Z" w:author="zenrunner">
        <w:r>
          <w:rPr>
            <w:rFonts w:ascii="Times New Roman" w:hAnsi="Times New Roman"/>
            <w:sz w:val="24"/>
            <w:szCs w:val="24"/>
            <w:rtl w:val="0"/>
            <w:lang w:val="en-US"/>
          </w:rPr>
          <w:delText>of many scrublands</w:delText>
        </w:r>
      </w:del>
      <w:del w:id="107" w:date="2020-02-14T14:55:36Z" w:author="zenrunner">
        <w:r>
          <w:rPr>
            <w:rFonts w:ascii="Times New Roman" w:hAnsi="Times New Roman"/>
            <w:sz w:val="24"/>
            <w:szCs w:val="24"/>
            <w:vertAlign w:val="superscript"/>
            <w:rtl w:val="0"/>
          </w:rPr>
          <w:delText>18,19</w:delText>
        </w:r>
      </w:del>
      <w:del w:id="108" w:date="2020-02-14T14:55:36Z" w:author="zenrunner">
        <w:r>
          <w:rPr>
            <w:rFonts w:ascii="Times New Roman" w:hAnsi="Times New Roman"/>
            <w:sz w:val="24"/>
            <w:szCs w:val="24"/>
            <w:rtl w:val="0"/>
            <w:lang w:val="en-US"/>
          </w:rPr>
          <w:delText>. This is unfortunate since post-disturbance recovery of native vegetation can be slow</w:delText>
        </w:r>
      </w:del>
      <w:del w:id="109" w:date="2020-02-14T14:55:36Z" w:author="zenrunner">
        <w:r>
          <w:rPr>
            <w:rFonts w:ascii="Times New Roman" w:hAnsi="Times New Roman"/>
            <w:sz w:val="24"/>
            <w:szCs w:val="24"/>
            <w:vertAlign w:val="superscript"/>
            <w:rtl w:val="0"/>
          </w:rPr>
          <w:delText>20</w:delText>
        </w:r>
      </w:del>
      <w:del w:id="110" w:date="2020-02-14T14:55:36Z" w:author="zenrunner">
        <w:r>
          <w:rPr>
            <w:rFonts w:ascii="Times New Roman" w:hAnsi="Times New Roman"/>
            <w:sz w:val="24"/>
            <w:szCs w:val="24"/>
            <w:rtl w:val="0"/>
            <w:lang w:val="en-US"/>
          </w:rPr>
          <w:delText>. Given the current rates and predictor models, it is now more crucial than ever to find ways to mitigate the impacts of climate change. Because shrub canopy may be crucial to the survival of other taxa, it</w:delText>
        </w:r>
      </w:del>
      <w:del w:id="111" w:date="2020-02-14T14:55:36Z" w:author="zenrunner">
        <w:r>
          <w:rPr>
            <w:rFonts w:ascii="Times New Roman" w:hAnsi="Times New Roman" w:hint="default"/>
            <w:sz w:val="24"/>
            <w:szCs w:val="24"/>
            <w:rtl w:val="0"/>
            <w:lang w:val="en-US"/>
          </w:rPr>
          <w:delText>’</w:delText>
        </w:r>
      </w:del>
      <w:del w:id="112" w:date="2020-02-14T14:55:36Z" w:author="zenrunner">
        <w:r>
          <w:rPr>
            <w:rFonts w:ascii="Times New Roman" w:hAnsi="Times New Roman"/>
            <w:sz w:val="24"/>
            <w:szCs w:val="24"/>
            <w:rtl w:val="0"/>
            <w:lang w:val="en-US"/>
          </w:rPr>
          <w:delText xml:space="preserve">s therefore important to find alternate modes of conservation whilst landscape recovery is made and new shrubs are grown. </w:delText>
        </w:r>
      </w:del>
    </w:p>
    <w:p>
      <w:pPr>
        <w:pStyle w:val="Body"/>
        <w:spacing w:after="0" w:line="480" w:lineRule="auto"/>
        <w:ind w:firstLine="720"/>
        <w:jc w:val="both"/>
        <w:rPr>
          <w:rFonts w:ascii="Times New Roman" w:cs="Times New Roman" w:hAnsi="Times New Roman" w:eastAsia="Times New Roman"/>
          <w:sz w:val="24"/>
          <w:szCs w:val="24"/>
        </w:rPr>
      </w:pPr>
      <w:r>
        <w:rPr>
          <w:rFonts w:ascii="Times New Roman" w:hAnsi="Times New Roman"/>
          <w:sz w:val="24"/>
          <w:szCs w:val="24"/>
          <w:rtl w:val="0"/>
          <w:lang w:val="en-US"/>
        </w:rPr>
        <w:t>Artificial canopies, such as rainout shelters and Open-Top-Chambers (OTC), have been used to study the change in a variety of abiotic parameters such as CO</w:t>
      </w:r>
      <w:r>
        <w:rPr>
          <w:rFonts w:ascii="Times New Roman" w:hAnsi="Times New Roman"/>
          <w:sz w:val="24"/>
          <w:szCs w:val="24"/>
          <w:vertAlign w:val="subscript"/>
          <w:rtl w:val="0"/>
        </w:rPr>
        <w:t xml:space="preserve">2, </w:t>
      </w:r>
      <w:r>
        <w:rPr>
          <w:rFonts w:ascii="Times New Roman" w:hAnsi="Times New Roman"/>
          <w:sz w:val="24"/>
          <w:szCs w:val="24"/>
          <w:rtl w:val="0"/>
          <w:lang w:val="en-US"/>
        </w:rPr>
        <w:t xml:space="preserve">temperature, soil temperature, solar radiation, and humidity </w:t>
      </w:r>
      <w:r>
        <w:rPr>
          <w:rFonts w:ascii="Times New Roman" w:hAnsi="Times New Roman"/>
          <w:sz w:val="24"/>
          <w:szCs w:val="24"/>
          <w:vertAlign w:val="superscript"/>
          <w:rtl w:val="0"/>
        </w:rPr>
        <w:t>21,22</w:t>
      </w:r>
      <w:r>
        <w:rPr>
          <w:rFonts w:ascii="Times New Roman" w:hAnsi="Times New Roman"/>
          <w:sz w:val="24"/>
          <w:szCs w:val="24"/>
          <w:rtl w:val="0"/>
          <w:lang w:val="en-US"/>
        </w:rPr>
        <w:t>.  Although these shelters are effective, they</w:t>
      </w:r>
      <w:r>
        <w:rPr>
          <w:rFonts w:ascii="Times New Roman" w:hAnsi="Times New Roman" w:hint="default"/>
          <w:sz w:val="24"/>
          <w:szCs w:val="24"/>
          <w:rtl w:val="0"/>
          <w:lang w:val="en-US"/>
        </w:rPr>
        <w:t>’</w:t>
      </w:r>
      <w:r>
        <w:rPr>
          <w:rFonts w:ascii="Times New Roman" w:hAnsi="Times New Roman"/>
          <w:sz w:val="24"/>
          <w:szCs w:val="24"/>
          <w:rtl w:val="0"/>
          <w:lang w:val="en-US"/>
        </w:rPr>
        <w:t xml:space="preserve">re relatively expensive to build and may be difficult to assemble in a short period of time. The landscape alongside the climate of southern California provides us with the opportunity to explore the effects man-made shelters that are inexpensive and can easily be assembled in the field. A cheaper alternative that pioneered in this study is UV Permeable Shade Cloth Shelters (UPSS) made with PVC pipe skeleton and shade cloth cover. </w:t>
      </w:r>
      <w:ins w:id="113" w:date="2020-02-14T14:57:25Z" w:author="zenrunner">
        <w:r>
          <w:rPr>
            <w:rFonts w:ascii="Times New Roman" w:hAnsi="Times New Roman"/>
            <w:sz w:val="24"/>
            <w:szCs w:val="24"/>
            <w:rtl w:val="0"/>
            <w:lang w:val="en-US"/>
          </w:rPr>
          <w:t>Need to also mention the rainout shelters tested in deserts and grasalands globally and what they found. ALSO ensure you link to whatever temperature effects these studies report too since you that is what you are testing here.</w:t>
        </w:r>
      </w:ins>
    </w:p>
    <w:p>
      <w:pPr>
        <w:pStyle w:val="Body"/>
        <w:spacing w:after="0" w:line="480" w:lineRule="auto"/>
        <w:ind w:firstLine="720"/>
        <w:jc w:val="both"/>
        <w:rPr>
          <w:ins w:id="114" w:date="2020-02-15T09:20:24Z" w:author="zenrunner"/>
          <w:rFonts w:ascii="Times New Roman" w:cs="Times New Roman" w:hAnsi="Times New Roman" w:eastAsia="Times New Roman"/>
          <w:sz w:val="24"/>
          <w:szCs w:val="24"/>
        </w:rPr>
      </w:pPr>
      <w:ins w:id="115" w:date="2020-02-14T14:58:40Z" w:author="zenrunner">
        <w:r>
          <w:rPr>
            <w:rFonts w:ascii="Times New Roman" w:hAnsi="Times New Roman"/>
            <w:sz w:val="24"/>
            <w:szCs w:val="24"/>
            <w:rtl w:val="0"/>
            <w:lang w:val="en-US"/>
          </w:rPr>
          <w:t xml:space="preserve">Topic sentence first = Shelter from higher and more variable temperatures in drylands is thus an important concept to explore experimentally for conservation and restoration. In this </w:t>
        </w:r>
      </w:ins>
      <w:del w:id="116" w:date="2020-02-14T14:58:41Z" w:author="zenrunner">
        <w:r>
          <w:rPr>
            <w:rFonts w:ascii="Times New Roman" w:hAnsi="Times New Roman"/>
            <w:sz w:val="24"/>
            <w:szCs w:val="24"/>
            <w:rtl w:val="0"/>
            <w:lang w:val="en-US"/>
          </w:rPr>
          <w:delText xml:space="preserve">This </w:delText>
        </w:r>
      </w:del>
      <w:r>
        <w:rPr>
          <w:rFonts w:ascii="Times New Roman" w:hAnsi="Times New Roman"/>
          <w:sz w:val="24"/>
          <w:szCs w:val="24"/>
          <w:rtl w:val="0"/>
          <w:lang w:val="en-US"/>
        </w:rPr>
        <w:t>study</w:t>
      </w:r>
      <w:ins w:id="117" w:date="2020-02-14T14:59:02Z" w:author="zenrunner">
        <w:r>
          <w:rPr>
            <w:rFonts w:ascii="Times New Roman" w:hAnsi="Times New Roman"/>
            <w:sz w:val="24"/>
            <w:szCs w:val="24"/>
            <w:rtl w:val="0"/>
            <w:lang w:val="en-US"/>
          </w:rPr>
          <w:t xml:space="preserve">, the following three goals were examined.  (1) To </w:t>
        </w:r>
      </w:ins>
      <w:del w:id="118" w:date="2020-02-14T14:58:59Z" w:author="zenrunner">
        <w:r>
          <w:rPr>
            <w:rFonts w:ascii="Times New Roman" w:hAnsi="Times New Roman"/>
            <w:sz w:val="24"/>
            <w:szCs w:val="24"/>
            <w:rtl w:val="0"/>
            <w:lang w:val="en-US"/>
          </w:rPr>
          <w:delText xml:space="preserve"> aims to A) </w:delText>
        </w:r>
      </w:del>
      <w:r>
        <w:rPr>
          <w:rFonts w:ascii="Times New Roman" w:hAnsi="Times New Roman"/>
          <w:sz w:val="24"/>
          <w:szCs w:val="24"/>
          <w:rtl w:val="0"/>
          <w:lang w:val="en-US"/>
        </w:rPr>
        <w:t>describe the methodology of constructing UPSS</w:t>
      </w:r>
      <w:ins w:id="119" w:date="2020-02-14T15:02:18Z" w:author="zenrunner">
        <w:r>
          <w:rPr>
            <w:rFonts w:ascii="Times New Roman" w:hAnsi="Times New Roman"/>
            <w:sz w:val="24"/>
            <w:szCs w:val="24"/>
            <w:rtl w:val="0"/>
            <w:lang w:val="en-US"/>
          </w:rPr>
          <w:t xml:space="preserve"> for drylands. (2) To </w:t>
        </w:r>
      </w:ins>
      <w:del w:id="120" w:date="2020-02-14T14:59:09Z" w:author="zenrunner">
        <w:r>
          <w:rPr>
            <w:rFonts w:ascii="Times New Roman" w:hAnsi="Times New Roman"/>
            <w:sz w:val="24"/>
            <w:szCs w:val="24"/>
            <w:rtl w:val="0"/>
          </w:rPr>
          <w:delText xml:space="preserve">, B) </w:delText>
        </w:r>
      </w:del>
      <w:r>
        <w:rPr>
          <w:rFonts w:ascii="Times New Roman" w:hAnsi="Times New Roman"/>
          <w:sz w:val="24"/>
          <w:szCs w:val="24"/>
          <w:rtl w:val="0"/>
          <w:lang w:val="en-US"/>
        </w:rPr>
        <w:t xml:space="preserve">explore </w:t>
      </w:r>
      <w:del w:id="121" w:date="2020-02-14T14:59:15Z" w:author="zenrunner">
        <w:r>
          <w:rPr>
            <w:rFonts w:ascii="Times New Roman" w:hAnsi="Times New Roman"/>
            <w:sz w:val="24"/>
            <w:szCs w:val="24"/>
            <w:rtl w:val="0"/>
            <w:lang w:val="en-US"/>
          </w:rPr>
          <w:delText>its</w:delText>
        </w:r>
      </w:del>
      <w:ins w:id="122" w:date="2020-02-14T14:59:15Z" w:author="zenrunner">
        <w:r>
          <w:rPr>
            <w:rFonts w:ascii="Times New Roman" w:hAnsi="Times New Roman"/>
            <w:sz w:val="24"/>
            <w:szCs w:val="24"/>
            <w:rtl w:val="0"/>
            <w:lang w:val="en-US"/>
          </w:rPr>
          <w:t>UPSS</w:t>
        </w:r>
      </w:ins>
      <w:r>
        <w:rPr>
          <w:rFonts w:ascii="Times New Roman" w:hAnsi="Times New Roman"/>
          <w:sz w:val="24"/>
          <w:szCs w:val="24"/>
          <w:rtl w:val="0"/>
          <w:lang w:val="en-US"/>
        </w:rPr>
        <w:t xml:space="preserve"> effects on canopy microclimate</w:t>
      </w:r>
      <w:del w:id="123" w:date="2020-02-14T14:59:19Z" w:author="zenrunner">
        <w:r>
          <w:rPr>
            <w:rFonts w:ascii="Times New Roman" w:hAnsi="Times New Roman"/>
            <w:sz w:val="24"/>
            <w:szCs w:val="24"/>
            <w:rtl w:val="0"/>
          </w:rPr>
          <w:delText>,</w:delText>
        </w:r>
      </w:del>
      <w:r>
        <w:rPr>
          <w:rFonts w:ascii="Times New Roman" w:hAnsi="Times New Roman"/>
          <w:sz w:val="24"/>
          <w:szCs w:val="24"/>
          <w:rtl w:val="0"/>
        </w:rPr>
        <w:t xml:space="preserve"> </w:t>
      </w:r>
      <w:del w:id="124" w:date="2020-02-14T14:59:22Z" w:author="zenrunner">
        <w:r>
          <w:rPr>
            <w:rFonts w:ascii="Times New Roman" w:hAnsi="Times New Roman"/>
            <w:sz w:val="24"/>
            <w:szCs w:val="24"/>
            <w:rtl w:val="0"/>
            <w:lang w:val="en-US"/>
          </w:rPr>
          <w:delText>specifically</w:delText>
        </w:r>
      </w:del>
      <w:ins w:id="125" w:date="2020-02-14T14:59:24Z" w:author="zenrunner">
        <w:r>
          <w:rPr>
            <w:rFonts w:ascii="Times New Roman" w:hAnsi="Times New Roman"/>
            <w:sz w:val="24"/>
            <w:szCs w:val="24"/>
            <w:rtl w:val="0"/>
            <w:lang w:val="en-US"/>
          </w:rPr>
          <w:t>including</w:t>
        </w:r>
      </w:ins>
      <w:r>
        <w:rPr>
          <w:rFonts w:ascii="Times New Roman" w:hAnsi="Times New Roman"/>
          <w:sz w:val="24"/>
          <w:szCs w:val="24"/>
          <w:rtl w:val="0"/>
          <w:lang w:val="en-US"/>
        </w:rPr>
        <w:t xml:space="preserve"> temperature and light intensity</w:t>
      </w:r>
      <w:ins w:id="126" w:date="2020-02-14T14:59:27Z" w:author="zenrunner">
        <w:r>
          <w:rPr>
            <w:rFonts w:ascii="Times New Roman" w:hAnsi="Times New Roman"/>
            <w:sz w:val="24"/>
            <w:szCs w:val="24"/>
            <w:rtl w:val="0"/>
            <w:lang w:val="en-US"/>
          </w:rPr>
          <w:t xml:space="preserve">. </w:t>
        </w:r>
      </w:ins>
      <w:del w:id="127" w:date="2020-02-14T14:59:29Z" w:author="zenrunner">
        <w:r>
          <w:rPr>
            <w:rFonts w:ascii="Times New Roman" w:hAnsi="Times New Roman"/>
            <w:sz w:val="24"/>
            <w:szCs w:val="24"/>
            <w:rtl w:val="0"/>
            <w:lang w:val="en-US"/>
          </w:rPr>
          <w:delText xml:space="preserve">, and C) </w:delText>
        </w:r>
      </w:del>
      <w:ins w:id="128" w:date="2020-02-14T14:59:31Z" w:author="zenrunner">
        <w:r>
          <w:rPr>
            <w:rFonts w:ascii="Times New Roman" w:hAnsi="Times New Roman"/>
            <w:sz w:val="24"/>
            <w:szCs w:val="24"/>
            <w:rtl w:val="0"/>
            <w:lang w:val="en-US"/>
          </w:rPr>
          <w:t xml:space="preserve">(3) To </w:t>
        </w:r>
      </w:ins>
      <w:r>
        <w:rPr>
          <w:rFonts w:ascii="Times New Roman" w:hAnsi="Times New Roman"/>
          <w:sz w:val="24"/>
          <w:szCs w:val="24"/>
          <w:rtl w:val="0"/>
          <w:lang w:val="en-US"/>
        </w:rPr>
        <w:t xml:space="preserve">examine how </w:t>
      </w:r>
      <w:del w:id="129" w:date="2020-02-14T14:59:41Z" w:author="zenrunner">
        <w:r>
          <w:rPr>
            <w:rFonts w:ascii="Times New Roman" w:hAnsi="Times New Roman"/>
            <w:sz w:val="24"/>
            <w:szCs w:val="24"/>
            <w:rtl w:val="0"/>
            <w:lang w:val="en-US"/>
          </w:rPr>
          <w:delText>various light</w:delText>
        </w:r>
      </w:del>
      <w:ins w:id="130" w:date="2020-02-14T14:59:49Z" w:author="zenrunner">
        <w:r>
          <w:rPr>
            <w:rFonts w:ascii="Times New Roman" w:hAnsi="Times New Roman"/>
            <w:sz w:val="24"/>
            <w:szCs w:val="24"/>
            <w:rtl w:val="0"/>
            <w:lang w:val="en-US"/>
          </w:rPr>
          <w:t>different light permeabilities</w:t>
        </w:r>
      </w:ins>
      <w:r>
        <w:rPr>
          <w:rFonts w:ascii="Times New Roman" w:hAnsi="Times New Roman"/>
          <w:sz w:val="24"/>
          <w:szCs w:val="24"/>
          <w:rtl w:val="0"/>
        </w:rPr>
        <w:t xml:space="preserve"> </w:t>
      </w:r>
      <w:del w:id="131" w:date="2020-02-14T14:59:54Z" w:author="zenrunner">
        <w:r>
          <w:rPr>
            <w:rFonts w:ascii="Times New Roman" w:hAnsi="Times New Roman"/>
            <w:sz w:val="24"/>
            <w:szCs w:val="24"/>
            <w:rtl w:val="0"/>
            <w:lang w:val="en-US"/>
          </w:rPr>
          <w:delText xml:space="preserve">blockage intensities and </w:delText>
        </w:r>
      </w:del>
      <w:r>
        <w:rPr>
          <w:rFonts w:ascii="Times New Roman" w:hAnsi="Times New Roman"/>
          <w:sz w:val="24"/>
          <w:szCs w:val="24"/>
          <w:rtl w:val="0"/>
          <w:lang w:val="en-US"/>
        </w:rPr>
        <w:t>shelter shape</w:t>
      </w:r>
      <w:ins w:id="132" w:date="2020-02-14T14:59:58Z" w:author="zenrunner">
        <w:r>
          <w:rPr>
            <w:rFonts w:ascii="Times New Roman" w:hAnsi="Times New Roman"/>
            <w:sz w:val="24"/>
            <w:szCs w:val="24"/>
            <w:rtl w:val="0"/>
            <w:lang w:val="en-US"/>
          </w:rPr>
          <w:t>s</w:t>
        </w:r>
      </w:ins>
      <w:r>
        <w:rPr>
          <w:rFonts w:ascii="Times New Roman" w:hAnsi="Times New Roman"/>
          <w:sz w:val="24"/>
          <w:szCs w:val="24"/>
          <w:rtl w:val="0"/>
          <w:lang w:val="en-US"/>
        </w:rPr>
        <w:t xml:space="preserve"> influence the above parameters. </w:t>
      </w:r>
      <w:ins w:id="133" w:date="2020-02-14T15:00:54Z" w:author="zenrunner">
        <w:r>
          <w:rPr>
            <w:rFonts w:ascii="Times New Roman" w:hAnsi="Times New Roman"/>
            <w:sz w:val="24"/>
            <w:szCs w:val="24"/>
            <w:rtl w:val="0"/>
            <w:lang w:val="en-US"/>
          </w:rPr>
          <w:t>GOOD. A</w:t>
        </w:r>
      </w:ins>
      <w:del w:id="134" w:date="2020-02-14T15:00:49Z" w:author="zenrunner">
        <w:r>
          <w:rPr>
            <w:rFonts w:ascii="Times New Roman" w:hAnsi="Times New Roman"/>
            <w:sz w:val="24"/>
            <w:szCs w:val="24"/>
            <w:rtl w:val="0"/>
            <w:lang w:val="en-US"/>
          </w:rPr>
          <w:delText>Given that man-made</w:delText>
        </w:r>
      </w:del>
      <w:ins w:id="135" w:date="2020-02-14T15:00:54Z" w:author="zenrunner">
        <w:r>
          <w:rPr>
            <w:rFonts w:ascii="Times New Roman" w:hAnsi="Times New Roman"/>
            <w:sz w:val="24"/>
            <w:szCs w:val="24"/>
            <w:rtl w:val="0"/>
            <w:lang w:val="en-US"/>
          </w:rPr>
          <w:t>rtificial</w:t>
        </w:r>
      </w:ins>
      <w:r>
        <w:rPr>
          <w:rFonts w:ascii="Times New Roman" w:hAnsi="Times New Roman"/>
          <w:sz w:val="24"/>
          <w:szCs w:val="24"/>
          <w:rtl w:val="0"/>
          <w:lang w:val="fr-FR"/>
        </w:rPr>
        <w:t xml:space="preserve"> structures</w:t>
      </w:r>
      <w:ins w:id="136" w:date="2020-02-14T15:01:00Z" w:author="zenrunner">
        <w:r>
          <w:rPr>
            <w:rFonts w:ascii="Times New Roman" w:hAnsi="Times New Roman"/>
            <w:sz w:val="24"/>
            <w:szCs w:val="24"/>
            <w:rtl w:val="0"/>
            <w:lang w:val="en-US"/>
          </w:rPr>
          <w:t xml:space="preserve"> are not uncommon in drylands for energy and development now (citations)</w:t>
        </w:r>
      </w:ins>
      <w:r>
        <w:rPr>
          <w:rFonts w:ascii="Times New Roman" w:hAnsi="Times New Roman"/>
          <w:sz w:val="24"/>
          <w:szCs w:val="24"/>
          <w:rtl w:val="0"/>
        </w:rPr>
        <w:t xml:space="preserve">, </w:t>
      </w:r>
      <w:ins w:id="137" w:date="2020-02-14T15:01:42Z" w:author="zenrunner">
        <w:r>
          <w:rPr>
            <w:rFonts w:ascii="Times New Roman" w:hAnsi="Times New Roman"/>
            <w:sz w:val="24"/>
            <w:szCs w:val="24"/>
            <w:rtl w:val="0"/>
            <w:lang w:val="en-US"/>
          </w:rPr>
          <w:t xml:space="preserve">and a deeper understanding of physical structure impacts at fine-scales can also inforam some of the ecology of these changes. </w:t>
        </w:r>
      </w:ins>
      <w:commentRangeStart w:id="138"/>
      <w:r>
        <w:rPr>
          <w:rFonts w:ascii="Times New Roman" w:hAnsi="Times New Roman"/>
          <w:sz w:val="24"/>
          <w:szCs w:val="24"/>
          <w:rtl w:val="0"/>
          <w:lang w:val="en-US"/>
        </w:rPr>
        <w:t>as well as natural vegetation have the ability to alter their canopy</w:t>
      </w:r>
      <w:r>
        <w:rPr>
          <w:rFonts w:ascii="Times New Roman" w:hAnsi="Times New Roman" w:hint="default"/>
          <w:sz w:val="24"/>
          <w:szCs w:val="24"/>
          <w:rtl w:val="0"/>
          <w:lang w:val="en-US"/>
        </w:rPr>
        <w:t>’</w:t>
      </w:r>
      <w:r>
        <w:rPr>
          <w:rFonts w:ascii="Times New Roman" w:hAnsi="Times New Roman"/>
          <w:sz w:val="24"/>
          <w:szCs w:val="24"/>
          <w:rtl w:val="0"/>
          <w:lang w:val="en-US"/>
        </w:rPr>
        <w:t>s microclimate, it was predicted that the highest blockage intensity would result in the greatest cooling effect and would be the most effective at lowering solar radiation. Furthermore, rectangular shelters would be better at cooling compared to those that are triangular as triangle blocks wind more effectively, leading to air stagnation and an increase in temperature (temperature stagnation)</w:t>
      </w:r>
      <w:r>
        <w:rPr>
          <w:rFonts w:ascii="Times New Roman" w:hAnsi="Times New Roman"/>
          <w:sz w:val="24"/>
          <w:szCs w:val="24"/>
          <w:vertAlign w:val="superscript"/>
          <w:rtl w:val="0"/>
        </w:rPr>
        <w:t>23</w:t>
      </w:r>
      <w:r>
        <w:rPr>
          <w:rFonts w:ascii="Times New Roman" w:hAnsi="Times New Roman"/>
          <w:sz w:val="24"/>
          <w:szCs w:val="24"/>
          <w:rtl w:val="0"/>
          <w:lang w:val="en-US"/>
        </w:rPr>
        <w:t xml:space="preserve">. These predictions were tested by deploying temperature and light loggers inside and outside of shelters. </w:t>
      </w:r>
      <w:commentRangeEnd w:id="138"/>
      <w:r>
        <w:commentReference w:id="138"/>
      </w:r>
      <w:ins w:id="139" w:date="2020-02-15T09:20:24Z" w:author="zenrunner">
        <w:r>
          <w:rPr>
            <w:rFonts w:ascii="Times New Roman" w:hAnsi="Times New Roman"/>
            <w:sz w:val="24"/>
            <w:szCs w:val="24"/>
            <w:rtl w:val="0"/>
            <w:lang w:val="en-US"/>
          </w:rPr>
          <w:t>CUT OR</w:t>
        </w:r>
      </w:ins>
      <w:ins w:id="140" w:date="2020-02-15T09:20:24Z" w:author="zenrunner">
        <w:r>
          <w:rPr>
            <w:rFonts w:ascii="Times New Roman" w:hAnsi="Times New Roman" w:hint="default"/>
            <w:sz w:val="24"/>
            <w:szCs w:val="24"/>
            <w:rtl w:val="0"/>
            <w:lang w:val="en-US"/>
          </w:rPr>
          <w:t xml:space="preserve">… </w:t>
        </w:r>
      </w:ins>
      <w:ins w:id="141" w:date="2020-02-15T09:20:24Z" w:author="zenrunner">
        <w:r>
          <w:rPr>
            <w:rFonts w:ascii="Times New Roman" w:hAnsi="Times New Roman"/>
            <w:sz w:val="24"/>
            <w:szCs w:val="24"/>
            <w:rtl w:val="0"/>
            <w:lang w:val="en-US"/>
          </w:rPr>
          <w:t>pick one approach</w:t>
        </w:r>
      </w:ins>
    </w:p>
    <w:p>
      <w:pPr>
        <w:pStyle w:val="Body"/>
        <w:spacing w:after="0" w:line="480" w:lineRule="auto"/>
        <w:ind w:firstLine="720"/>
        <w:jc w:val="both"/>
        <w:rPr>
          <w:ins w:id="142" w:date="2020-02-15T09:20:24Z" w:author="zenrunner"/>
          <w:rFonts w:ascii="Times New Roman" w:cs="Times New Roman" w:hAnsi="Times New Roman" w:eastAsia="Times New Roman"/>
          <w:sz w:val="24"/>
          <w:szCs w:val="24"/>
        </w:rPr>
      </w:pPr>
      <w:ins w:id="143" w:date="2020-02-15T09:20:24Z" w:author="zenrunner">
        <w:r>
          <w:rPr>
            <w:rFonts w:ascii="Times New Roman" w:hAnsi="Times New Roman"/>
            <w:sz w:val="24"/>
            <w:szCs w:val="24"/>
            <w:rtl w:val="0"/>
            <w:lang w:val="en-US"/>
          </w:rPr>
          <w:t xml:space="preserve">Three goals are revised above OR </w:t>
        </w:r>
      </w:ins>
    </w:p>
    <w:p>
      <w:pPr>
        <w:pStyle w:val="Body"/>
        <w:spacing w:after="0" w:line="480" w:lineRule="auto"/>
        <w:ind w:firstLine="720"/>
        <w:jc w:val="both"/>
        <w:rPr>
          <w:ins w:id="144" w:date="2020-02-15T09:20:24Z" w:author="zenrunner"/>
          <w:rFonts w:ascii="Times New Roman" w:cs="Times New Roman" w:hAnsi="Times New Roman" w:eastAsia="Times New Roman"/>
          <w:sz w:val="24"/>
          <w:szCs w:val="24"/>
        </w:rPr>
      </w:pPr>
      <w:ins w:id="145" w:date="2020-02-15T09:20:24Z" w:author="zenrunner">
        <w:r>
          <w:rPr>
            <w:rFonts w:ascii="Times New Roman" w:hAnsi="Times New Roman"/>
            <w:sz w:val="24"/>
            <w:szCs w:val="24"/>
            <w:rtl w:val="0"/>
            <w:lang w:val="en-US"/>
          </w:rPr>
          <w:t>Change to hypothesis and predictions?</w:t>
        </w:r>
      </w:ins>
    </w:p>
    <w:p>
      <w:pPr>
        <w:pStyle w:val="Body"/>
        <w:spacing w:after="0" w:line="480" w:lineRule="auto"/>
        <w:ind w:firstLine="720"/>
        <w:jc w:val="both"/>
        <w:rPr>
          <w:ins w:id="146" w:date="2020-02-15T09:20:24Z" w:author="zenrunner"/>
          <w:rFonts w:ascii="Times New Roman" w:cs="Times New Roman" w:hAnsi="Times New Roman" w:eastAsia="Times New Roman"/>
          <w:sz w:val="24"/>
          <w:szCs w:val="24"/>
        </w:rPr>
      </w:pPr>
      <w:ins w:id="147" w:date="2020-02-15T09:20:24Z" w:author="zenrunner">
        <w:r>
          <w:rPr>
            <w:rFonts w:ascii="Times New Roman" w:hAnsi="Times New Roman"/>
            <w:sz w:val="24"/>
            <w:szCs w:val="24"/>
            <w:rtl w:val="0"/>
            <w:lang w:val="en-US"/>
          </w:rPr>
          <w:t>H: Shelter will change microclimate at fine-scales and provide heterogeneity relative to open sites.</w:t>
        </w:r>
      </w:ins>
    </w:p>
    <w:p>
      <w:pPr>
        <w:pStyle w:val="Body"/>
        <w:spacing w:after="0" w:line="480" w:lineRule="auto"/>
        <w:ind w:firstLine="720"/>
        <w:jc w:val="both"/>
        <w:rPr>
          <w:ins w:id="148" w:date="2020-02-15T09:20:24Z" w:author="zenrunner"/>
          <w:rFonts w:ascii="Times New Roman" w:cs="Times New Roman" w:hAnsi="Times New Roman" w:eastAsia="Times New Roman"/>
          <w:sz w:val="24"/>
          <w:szCs w:val="24"/>
        </w:rPr>
      </w:pPr>
      <w:ins w:id="149" w:date="2020-02-15T09:20:24Z" w:author="zenrunner">
        <w:r>
          <w:rPr>
            <w:rFonts w:ascii="Times New Roman" w:hAnsi="Times New Roman"/>
            <w:sz w:val="24"/>
            <w:szCs w:val="24"/>
            <w:rtl w:val="0"/>
            <w:lang w:val="en-US"/>
          </w:rPr>
          <w:t>Pred 1. Mean and variation in temp and light will be reduced relative to open.</w:t>
        </w:r>
      </w:ins>
    </w:p>
    <w:p>
      <w:pPr>
        <w:pStyle w:val="Body"/>
        <w:spacing w:after="0" w:line="480" w:lineRule="auto"/>
        <w:ind w:firstLine="720"/>
        <w:jc w:val="both"/>
        <w:rPr>
          <w:ins w:id="150" w:date="2020-02-15T09:20:24Z" w:author="zenrunner"/>
          <w:rFonts w:ascii="Times New Roman" w:cs="Times New Roman" w:hAnsi="Times New Roman" w:eastAsia="Times New Roman"/>
          <w:sz w:val="24"/>
          <w:szCs w:val="24"/>
        </w:rPr>
      </w:pPr>
      <w:ins w:id="151" w:date="2020-02-15T09:20:24Z" w:author="zenrunner">
        <w:r>
          <w:rPr>
            <w:rFonts w:ascii="Times New Roman" w:hAnsi="Times New Roman"/>
            <w:sz w:val="24"/>
            <w:szCs w:val="24"/>
            <w:rtl w:val="0"/>
            <w:lang w:val="en-US"/>
          </w:rPr>
          <w:t>Pred 2. Which shape better.</w:t>
        </w:r>
      </w:ins>
    </w:p>
    <w:p>
      <w:pPr>
        <w:pStyle w:val="Body"/>
        <w:spacing w:after="0" w:line="480" w:lineRule="auto"/>
        <w:ind w:firstLine="720"/>
        <w:jc w:val="both"/>
        <w:rPr>
          <w:ins w:id="152" w:date="2020-02-15T09:20:24Z" w:author="zenrunner"/>
          <w:rFonts w:ascii="Times New Roman" w:cs="Times New Roman" w:hAnsi="Times New Roman" w:eastAsia="Times New Roman"/>
          <w:sz w:val="24"/>
          <w:szCs w:val="24"/>
        </w:rPr>
      </w:pPr>
      <w:ins w:id="153" w:date="2020-02-15T09:20:24Z" w:author="zenrunner">
        <w:r>
          <w:rPr>
            <w:rFonts w:ascii="Times New Roman" w:hAnsi="Times New Roman"/>
            <w:sz w:val="24"/>
            <w:szCs w:val="24"/>
            <w:rtl w:val="0"/>
            <w:lang w:val="en-US"/>
          </w:rPr>
          <w:t>Pred 3. Best permeability.</w:t>
        </w:r>
      </w:ins>
    </w:p>
    <w:p>
      <w:pPr>
        <w:pStyle w:val="Body"/>
        <w:spacing w:after="0" w:line="480" w:lineRule="auto"/>
        <w:ind w:firstLine="720"/>
        <w:jc w:val="both"/>
        <w:rPr>
          <w:ins w:id="154" w:date="2020-02-15T09:20:24Z" w:author="zenrunner"/>
          <w:rFonts w:ascii="Times New Roman" w:cs="Times New Roman" w:hAnsi="Times New Roman" w:eastAsia="Times New Roman"/>
          <w:sz w:val="24"/>
          <w:szCs w:val="24"/>
        </w:rPr>
      </w:pPr>
      <w:ins w:id="155" w:date="2020-02-15T09:20:24Z" w:author="zenrunner">
        <w:r>
          <w:rPr>
            <w:rFonts w:ascii="Times New Roman" w:hAnsi="Times New Roman"/>
            <w:sz w:val="24"/>
            <w:szCs w:val="24"/>
            <w:rtl w:val="0"/>
            <w:lang w:val="en-US"/>
          </w:rPr>
          <w:t>Then end with conclusion - This study will thus demonstrate</w:t>
        </w:r>
      </w:ins>
      <w:ins w:id="156" w:date="2020-02-15T09:20:24Z" w:author="zenrunner">
        <w:r>
          <w:rPr>
            <w:rFonts w:ascii="Times New Roman" w:hAnsi="Times New Roman" w:hint="default"/>
            <w:sz w:val="24"/>
            <w:szCs w:val="24"/>
            <w:rtl w:val="0"/>
            <w:lang w:val="en-US"/>
          </w:rPr>
          <w:t>…</w:t>
        </w:r>
      </w:ins>
      <w:ins w:id="157" w:date="2020-02-15T09:20:24Z" w:author="zenrunner">
        <w:r>
          <w:rPr>
            <w:rFonts w:ascii="Times New Roman" w:hAnsi="Times New Roman"/>
            <w:sz w:val="24"/>
            <w:szCs w:val="24"/>
            <w:rtl w:val="0"/>
            <w:lang w:val="en-US"/>
          </w:rPr>
          <w:t>., and this is important because animals experience at fine scales.</w:t>
        </w:r>
      </w:ins>
    </w:p>
    <w:p>
      <w:pPr>
        <w:pStyle w:val="Body"/>
        <w:spacing w:after="0" w:line="480" w:lineRule="auto"/>
        <w:ind w:firstLine="720"/>
        <w:jc w:val="both"/>
        <w:rPr>
          <w:ins w:id="158" w:date="2020-02-15T09:20:24Z" w:author="zenrunner"/>
          <w:rFonts w:ascii="Times New Roman" w:cs="Times New Roman" w:hAnsi="Times New Roman" w:eastAsia="Times New Roman"/>
          <w:sz w:val="24"/>
          <w:szCs w:val="24"/>
        </w:rPr>
      </w:pPr>
      <w:ins w:id="159" w:date="2020-02-15T09:20:24Z" w:author="zenrunner">
        <w:r>
          <w:rPr>
            <w:rFonts w:ascii="Times New Roman" w:hAnsi="Times New Roman"/>
            <w:sz w:val="24"/>
            <w:szCs w:val="24"/>
            <w:rtl w:val="0"/>
            <w:lang w:val="en-US"/>
          </w:rPr>
          <w:t>IF YOU CAN ADD ANY SHRUB DATA? Alex has some from Panoche or reuse my Cuyama shrub-open data, even one year then you have a better story. Compare mean and coefficient of variation in shrub-open and then shelter open.</w:t>
        </w:r>
      </w:ins>
    </w:p>
    <w:p>
      <w:pPr>
        <w:pStyle w:val="Body"/>
        <w:spacing w:after="0" w:line="480" w:lineRule="auto"/>
        <w:ind w:firstLine="720"/>
        <w:jc w:val="both"/>
        <w:rPr>
          <w:ins w:id="160" w:date="2020-02-15T09:20:24Z" w:author="zenrunner"/>
          <w:rFonts w:ascii="Times New Roman" w:cs="Times New Roman" w:hAnsi="Times New Roman" w:eastAsia="Times New Roman"/>
          <w:sz w:val="24"/>
          <w:szCs w:val="24"/>
        </w:rPr>
      </w:pPr>
      <w:ins w:id="161" w:date="2020-02-15T09:20:24Z" w:author="zenrunner">
        <w:r>
          <w:rPr>
            <w:rFonts w:ascii="Times New Roman" w:hAnsi="Times New Roman"/>
            <w:sz w:val="24"/>
            <w:szCs w:val="24"/>
            <w:rtl w:val="0"/>
            <w:lang w:val="en-US"/>
          </w:rPr>
          <w:t>OK spent a few days digging around</w:t>
        </w:r>
      </w:ins>
    </w:p>
    <w:p>
      <w:pPr>
        <w:pStyle w:val="Body"/>
        <w:spacing w:after="0" w:line="480" w:lineRule="auto"/>
        <w:ind w:firstLine="720"/>
        <w:jc w:val="both"/>
        <w:rPr>
          <w:ins w:id="162" w:date="2020-02-15T09:20:24Z" w:author="zenrunner"/>
          <w:rFonts w:ascii="Times New Roman" w:cs="Times New Roman" w:hAnsi="Times New Roman" w:eastAsia="Times New Roman"/>
          <w:sz w:val="24"/>
          <w:szCs w:val="24"/>
        </w:rPr>
      </w:pPr>
      <w:ins w:id="163" w:date="2020-02-15T09:20:24Z" w:author="zenrunner">
        <w:r>
          <w:rPr>
            <w:rFonts w:ascii="Times New Roman" w:hAnsi="Times New Roman"/>
            <w:sz w:val="24"/>
            <w:szCs w:val="24"/>
            <w:rtl w:val="0"/>
            <w:lang w:val="en-US"/>
          </w:rPr>
          <w:t>Cuyama best data.</w:t>
        </w:r>
      </w:ins>
    </w:p>
    <w:p>
      <w:pPr>
        <w:pStyle w:val="Body"/>
        <w:spacing w:after="0" w:line="480" w:lineRule="auto"/>
        <w:ind w:firstLine="720"/>
        <w:jc w:val="both"/>
        <w:rPr>
          <w:ins w:id="164" w:date="2020-02-15T09:20:24Z" w:author="zenrunner"/>
          <w:rFonts w:ascii="Times New Roman" w:cs="Times New Roman" w:hAnsi="Times New Roman" w:eastAsia="Times New Roman"/>
          <w:sz w:val="24"/>
          <w:szCs w:val="24"/>
        </w:rPr>
      </w:pPr>
      <w:ins w:id="165" w:date="2020-02-15T09:20:24Z" w:author="zenrunner">
        <w:r>
          <w:rPr>
            <w:rFonts w:ascii="Times New Roman" w:hAnsi="Times New Roman"/>
            <w:sz w:val="24"/>
            <w:szCs w:val="24"/>
            <w:rtl w:val="0"/>
            <w:lang w:val="en-US"/>
          </w:rPr>
          <w:t>However, if you want to match match Panoche - have a few datasets too - emailed you link With this doc.</w:t>
        </w:r>
      </w:ins>
    </w:p>
    <w:p>
      <w:pPr>
        <w:pStyle w:val="Body"/>
        <w:spacing w:after="0" w:line="480" w:lineRule="auto"/>
        <w:ind w:firstLine="720"/>
        <w:jc w:val="both"/>
        <w:rPr>
          <w:ins w:id="166" w:date="2020-02-15T09:20:24Z" w:author="zenrunner"/>
          <w:rFonts w:ascii="Times New Roman" w:cs="Times New Roman" w:hAnsi="Times New Roman" w:eastAsia="Times New Roman"/>
          <w:sz w:val="24"/>
          <w:szCs w:val="24"/>
        </w:rPr>
      </w:pPr>
    </w:p>
    <w:p>
      <w:pPr>
        <w:pStyle w:val="Body"/>
        <w:spacing w:after="0" w:line="480" w:lineRule="auto"/>
        <w:ind w:firstLine="720"/>
        <w:jc w:val="both"/>
        <w:rPr>
          <w:ins w:id="167" w:date="2020-02-15T09:20:24Z" w:author="zenrunner"/>
          <w:rFonts w:ascii="Times New Roman" w:cs="Times New Roman" w:hAnsi="Times New Roman" w:eastAsia="Times New Roman"/>
          <w:sz w:val="24"/>
          <w:szCs w:val="24"/>
        </w:rPr>
      </w:pPr>
      <w:ins w:id="168" w:date="2020-02-15T09:20:24Z" w:author="zenrunner">
        <w:r>
          <w:rPr>
            <w:rFonts w:ascii="Times New Roman" w:hAnsi="Times New Roman"/>
            <w:sz w:val="24"/>
            <w:szCs w:val="24"/>
            <w:rtl w:val="0"/>
            <w:lang w:val="en-US"/>
          </w:rPr>
          <w:t>DO all above BUT we also need to see SHRUB data - if it makes sense to add we add the prediction Artifical shelters approximate shrub canopy effects.  Finally, NOT a prediction, but you need weather station data too or some other climate source even for the site even daily temps to get a sense how close these loggers are to larger climate measures.</w:t>
        </w:r>
      </w:ins>
    </w:p>
    <w:p>
      <w:pPr>
        <w:pStyle w:val="Body"/>
        <w:spacing w:after="0" w:line="480" w:lineRule="auto"/>
        <w:ind w:firstLine="720"/>
        <w:jc w:val="both"/>
        <w:rPr>
          <w:rFonts w:ascii="Times New Roman" w:cs="Times New Roman" w:hAnsi="Times New Roman" w:eastAsia="Times New Roman"/>
          <w:sz w:val="24"/>
          <w:szCs w:val="24"/>
        </w:rPr>
      </w:pPr>
    </w:p>
    <w:p>
      <w:pPr>
        <w:pStyle w:val="Body"/>
        <w:spacing w:after="0" w:line="48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Materials &amp; Methods</w:t>
      </w:r>
    </w:p>
    <w:p>
      <w:pPr>
        <w:pStyle w:val="Body"/>
        <w:spacing w:after="0" w:line="480" w:lineRule="auto"/>
        <w:jc w:val="both"/>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en-US"/>
        </w:rPr>
        <w:t>Study site</w:t>
      </w:r>
    </w:p>
    <w:p>
      <w:pPr>
        <w:pStyle w:val="Body"/>
        <w:spacing w:after="0" w:line="480" w:lineRule="auto"/>
        <w:ind w:firstLine="720"/>
        <w:jc w:val="both"/>
        <w:rPr>
          <w:del w:id="169" w:date="2020-02-14T15:48:06Z" w:author="zenrunner"/>
          <w:rFonts w:ascii="Times New Roman" w:cs="Times New Roman" w:hAnsi="Times New Roman" w:eastAsia="Times New Roman"/>
          <w:sz w:val="24"/>
          <w:szCs w:val="24"/>
        </w:rPr>
      </w:pPr>
      <w:r>
        <w:rPr>
          <w:rFonts w:ascii="Times New Roman" w:hAnsi="Times New Roman"/>
          <w:sz w:val="24"/>
          <w:szCs w:val="24"/>
          <w:rtl w:val="0"/>
          <w:lang w:val="en-US"/>
        </w:rPr>
        <w:t>This study was conducted in Panoche Hills Management Area located on the western edge of the San Joaquin Valley, California (Bureau of Land Management; 36</w:t>
      </w:r>
      <w:r>
        <w:rPr>
          <w:rFonts w:ascii="Times New Roman" w:hAnsi="Times New Roman" w:hint="default"/>
          <w:sz w:val="24"/>
          <w:szCs w:val="24"/>
          <w:rtl w:val="0"/>
          <w:lang w:val="en-US"/>
        </w:rPr>
        <w:t>◦</w:t>
      </w:r>
      <w:r>
        <w:rPr>
          <w:rFonts w:ascii="Times New Roman" w:hAnsi="Times New Roman"/>
          <w:sz w:val="24"/>
          <w:szCs w:val="24"/>
          <w:rtl w:val="0"/>
        </w:rPr>
        <w:t>41.78</w:t>
      </w:r>
      <w:r>
        <w:rPr>
          <w:rFonts w:ascii="Times New Roman" w:hAnsi="Times New Roman" w:hint="default"/>
          <w:sz w:val="24"/>
          <w:szCs w:val="24"/>
          <w:rtl w:val="0"/>
          <w:lang w:val="en-US"/>
        </w:rPr>
        <w:t xml:space="preserve">′ </w:t>
      </w:r>
      <w:r>
        <w:rPr>
          <w:rFonts w:ascii="Times New Roman" w:hAnsi="Times New Roman"/>
          <w:sz w:val="24"/>
          <w:szCs w:val="24"/>
          <w:rtl w:val="0"/>
        </w:rPr>
        <w:t>N, 120</w:t>
      </w:r>
      <w:r>
        <w:rPr>
          <w:rFonts w:ascii="Times New Roman" w:hAnsi="Times New Roman" w:hint="default"/>
          <w:sz w:val="24"/>
          <w:szCs w:val="24"/>
          <w:rtl w:val="0"/>
          <w:lang w:val="en-US"/>
        </w:rPr>
        <w:t>◦</w:t>
      </w:r>
      <w:r>
        <w:rPr>
          <w:rFonts w:ascii="Times New Roman" w:hAnsi="Times New Roman"/>
          <w:sz w:val="24"/>
          <w:szCs w:val="24"/>
          <w:rtl w:val="0"/>
        </w:rPr>
        <w:t>47.89</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W). The </w:t>
      </w:r>
      <w:ins w:id="170" w:date="2020-02-14T15:06:02Z" w:author="zenrunner">
        <w:r>
          <w:rPr>
            <w:rFonts w:ascii="Times New Roman" w:hAnsi="Times New Roman"/>
            <w:sz w:val="24"/>
            <w:szCs w:val="24"/>
            <w:rtl w:val="0"/>
            <w:lang w:val="en-US"/>
          </w:rPr>
          <w:t>regional c</w:t>
        </w:r>
      </w:ins>
      <w:del w:id="171" w:date="2020-02-14T15:05:56Z" w:author="zenrunner">
        <w:r>
          <w:rPr>
            <w:rFonts w:ascii="Times New Roman" w:hAnsi="Times New Roman"/>
            <w:sz w:val="24"/>
            <w:szCs w:val="24"/>
            <w:rtl w:val="0"/>
            <w:lang w:val="it-IT"/>
          </w:rPr>
          <w:delText>region</w:delText>
        </w:r>
      </w:del>
      <w:del w:id="172" w:date="2020-02-14T15:05:56Z" w:author="zenrunner">
        <w:r>
          <w:rPr>
            <w:rFonts w:ascii="Times New Roman" w:hAnsi="Times New Roman" w:hint="default"/>
            <w:sz w:val="24"/>
            <w:szCs w:val="24"/>
            <w:rtl w:val="0"/>
            <w:lang w:val="en-US"/>
          </w:rPr>
          <w:delText>’</w:delText>
        </w:r>
      </w:del>
      <w:del w:id="173" w:date="2020-02-14T15:05:56Z" w:author="zenrunner">
        <w:r>
          <w:rPr>
            <w:rFonts w:ascii="Times New Roman" w:hAnsi="Times New Roman"/>
            <w:sz w:val="24"/>
            <w:szCs w:val="24"/>
            <w:rtl w:val="0"/>
            <w:lang w:val="fr-FR"/>
          </w:rPr>
          <w:delText>s c</w:delText>
        </w:r>
      </w:del>
      <w:r>
        <w:rPr>
          <w:rFonts w:ascii="Times New Roman" w:hAnsi="Times New Roman"/>
          <w:sz w:val="24"/>
          <w:szCs w:val="24"/>
          <w:rtl w:val="0"/>
          <w:lang w:val="en-US"/>
        </w:rPr>
        <w:t xml:space="preserve">limate can be characterized as arid/semi-arid. The average annual precipitation is 25.5 cm with an annual low and high temperature of 10.4 </w:t>
      </w:r>
      <w:r>
        <w:rPr>
          <w:rFonts w:ascii="Times New Roman" w:hAnsi="Times New Roman" w:hint="default"/>
          <w:sz w:val="24"/>
          <w:szCs w:val="24"/>
          <w:rtl w:val="0"/>
          <w:lang w:val="en-US"/>
        </w:rPr>
        <w:t>º</w:t>
      </w:r>
      <w:r>
        <w:rPr>
          <w:rFonts w:ascii="Times New Roman" w:hAnsi="Times New Roman"/>
          <w:sz w:val="24"/>
          <w:szCs w:val="24"/>
          <w:rtl w:val="0"/>
          <w:lang w:val="en-US"/>
        </w:rPr>
        <w:t xml:space="preserve">C and 76.3 </w:t>
      </w:r>
      <w:r>
        <w:rPr>
          <w:rFonts w:ascii="Times New Roman" w:hAnsi="Times New Roman" w:hint="default"/>
          <w:sz w:val="24"/>
          <w:szCs w:val="24"/>
          <w:rtl w:val="0"/>
          <w:lang w:val="en-US"/>
        </w:rPr>
        <w:t>º</w:t>
      </w:r>
      <w:r>
        <w:rPr>
          <w:rFonts w:ascii="Times New Roman" w:hAnsi="Times New Roman"/>
          <w:sz w:val="24"/>
          <w:szCs w:val="24"/>
          <w:rtl w:val="0"/>
          <w:lang w:val="en-US"/>
        </w:rPr>
        <w:t xml:space="preserve">C, respectively. Winter and fall are considered to be the wettest seasons. The mean temperature observed in May is 20.4 </w:t>
      </w:r>
      <w:r>
        <w:rPr>
          <w:rFonts w:ascii="Times New Roman" w:hAnsi="Times New Roman" w:hint="default"/>
          <w:sz w:val="24"/>
          <w:szCs w:val="24"/>
          <w:rtl w:val="0"/>
          <w:lang w:val="en-US"/>
        </w:rPr>
        <w:t>º</w:t>
      </w:r>
      <w:r>
        <w:rPr>
          <w:rFonts w:ascii="Times New Roman" w:hAnsi="Times New Roman"/>
          <w:sz w:val="24"/>
          <w:szCs w:val="24"/>
          <w:rtl w:val="0"/>
          <w:lang w:val="en-US"/>
        </w:rPr>
        <w:t xml:space="preserve">C and 23.7 </w:t>
      </w:r>
      <w:r>
        <w:rPr>
          <w:rFonts w:ascii="Times New Roman" w:hAnsi="Times New Roman" w:hint="default"/>
          <w:sz w:val="24"/>
          <w:szCs w:val="24"/>
          <w:rtl w:val="0"/>
          <w:lang w:val="en-US"/>
        </w:rPr>
        <w:t>º</w:t>
      </w:r>
      <w:r>
        <w:rPr>
          <w:rFonts w:ascii="Times New Roman" w:hAnsi="Times New Roman"/>
          <w:sz w:val="24"/>
          <w:szCs w:val="24"/>
          <w:rtl w:val="0"/>
          <w:lang w:val="en-US"/>
        </w:rPr>
        <w:t xml:space="preserve">C in June (Los </w:t>
      </w:r>
      <w:r>
        <w:rPr>
          <w:rFonts w:ascii="Times New Roman" w:hAnsi="Times New Roman"/>
          <w:outline w:val="0"/>
          <w:color w:val="000000"/>
          <w:sz w:val="24"/>
          <w:szCs w:val="24"/>
          <w:u w:color="000000"/>
          <w:rtl w:val="0"/>
          <w14:textFill>
            <w14:solidFill>
              <w14:srgbClr w14:val="000000"/>
            </w14:solidFill>
          </w14:textFill>
        </w:rPr>
        <w:t>Ba</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ñ</w:t>
      </w:r>
      <w:r>
        <w:rPr>
          <w:rFonts w:ascii="Times New Roman" w:hAnsi="Times New Roman"/>
          <w:outline w:val="0"/>
          <w:color w:val="000000"/>
          <w:sz w:val="24"/>
          <w:szCs w:val="24"/>
          <w:u w:color="000000"/>
          <w:rtl w:val="0"/>
          <w:lang w:val="en-US"/>
          <w14:textFill>
            <w14:solidFill>
              <w14:srgbClr w14:val="000000"/>
            </w14:solidFill>
          </w14:textFill>
        </w:rPr>
        <w:t xml:space="preserve">os Weather </w:t>
      </w:r>
      <w:r>
        <w:rPr>
          <w:rFonts w:ascii="Times New Roman" w:hAnsi="Times New Roman"/>
          <w:sz w:val="24"/>
          <w:szCs w:val="24"/>
          <w:rtl w:val="0"/>
          <w:lang w:val="en-US"/>
        </w:rPr>
        <w:t xml:space="preserve">Station, </w:t>
      </w:r>
      <w:r>
        <w:rPr>
          <w:rStyle w:val="Hyperlink.0"/>
        </w:rPr>
        <w:fldChar w:fldCharType="begin" w:fldLock="0"/>
      </w:r>
      <w:r>
        <w:rPr>
          <w:rStyle w:val="Hyperlink.0"/>
        </w:rPr>
        <w:instrText xml:space="preserve"> HYPERLINK "http://www.usclimatedata.com/"</w:instrText>
      </w:r>
      <w:r>
        <w:rPr>
          <w:rStyle w:val="Hyperlink.0"/>
        </w:rPr>
        <w:fldChar w:fldCharType="separate" w:fldLock="0"/>
      </w:r>
      <w:r>
        <w:rPr>
          <w:rStyle w:val="Hyperlink.0"/>
          <w:rtl w:val="0"/>
          <w:lang w:val="en-US"/>
        </w:rPr>
        <w:t>http://www.usclimatedata.com/</w:t>
      </w:r>
      <w:r>
        <w:rPr/>
        <w:fldChar w:fldCharType="end" w:fldLock="0"/>
      </w:r>
      <w:r>
        <w:rPr>
          <w:rFonts w:ascii="Times New Roman" w:hAnsi="Times New Roman"/>
          <w:sz w:val="24"/>
          <w:szCs w:val="24"/>
          <w:rtl w:val="0"/>
        </w:rPr>
        <w:t xml:space="preserve">). </w:t>
      </w:r>
    </w:p>
    <w:p>
      <w:pPr>
        <w:pStyle w:val="Body"/>
        <w:spacing w:after="0" w:line="480" w:lineRule="auto"/>
        <w:ind w:firstLine="720"/>
        <w:jc w:val="both"/>
        <w:rPr>
          <w:ins w:id="174" w:date="2020-02-14T15:48:34Z" w:author="zenrunner"/>
          <w:rFonts w:ascii="Times New Roman" w:cs="Times New Roman" w:hAnsi="Times New Roman" w:eastAsia="Times New Roman"/>
          <w:sz w:val="24"/>
          <w:szCs w:val="24"/>
        </w:rPr>
      </w:pPr>
      <w:r>
        <w:rPr>
          <w:rFonts w:ascii="Times New Roman" w:hAnsi="Times New Roman"/>
          <w:sz w:val="24"/>
          <w:szCs w:val="24"/>
          <w:rtl w:val="0"/>
          <w:lang w:val="en-US"/>
        </w:rPr>
        <w:t xml:space="preserve">The region is heavily dominated by invasive grasses such as: </w:t>
      </w:r>
      <w:r>
        <w:rPr>
          <w:rFonts w:ascii="Times New Roman" w:hAnsi="Times New Roman"/>
          <w:i w:val="1"/>
          <w:iCs w:val="1"/>
          <w:sz w:val="24"/>
          <w:szCs w:val="24"/>
          <w:rtl w:val="0"/>
          <w:lang w:val="pt-PT"/>
        </w:rPr>
        <w:t xml:space="preserve">Bromus madritensis ssp. Rubens, Bromus hordeaceus, Erodium cicutarium </w:t>
      </w:r>
      <w:r>
        <w:rPr>
          <w:rFonts w:ascii="Times New Roman" w:hAnsi="Times New Roman"/>
          <w:sz w:val="24"/>
          <w:szCs w:val="24"/>
          <w:rtl w:val="0"/>
        </w:rPr>
        <w:t>and</w:t>
      </w:r>
      <w:r>
        <w:rPr>
          <w:rFonts w:ascii="Times New Roman" w:hAnsi="Times New Roman"/>
          <w:i w:val="1"/>
          <w:iCs w:val="1"/>
          <w:sz w:val="24"/>
          <w:szCs w:val="24"/>
          <w:rtl w:val="0"/>
          <w:lang w:val="de-DE"/>
        </w:rPr>
        <w:t xml:space="preserve"> Schismus barbatus</w:t>
      </w:r>
      <w:ins w:id="175" w:date="2020-02-14T15:48:22Z" w:author="zenrunner">
        <w:r>
          <w:rPr>
            <w:rFonts w:ascii="Times New Roman" w:hAnsi="Times New Roman"/>
            <w:i w:val="1"/>
            <w:iCs w:val="1"/>
            <w:sz w:val="24"/>
            <w:szCs w:val="24"/>
            <w:rtl w:val="0"/>
            <w:lang w:val="en-US"/>
          </w:rPr>
          <w:t xml:space="preserve"> (Cite an Alex paper here)</w:t>
        </w:r>
      </w:ins>
      <w:r>
        <w:rPr>
          <w:rFonts w:ascii="Times New Roman" w:hAnsi="Times New Roman"/>
          <w:sz w:val="24"/>
          <w:szCs w:val="24"/>
          <w:rtl w:val="0"/>
        </w:rPr>
        <w:t>.</w:t>
      </w:r>
    </w:p>
    <w:p>
      <w:pPr>
        <w:pStyle w:val="Body"/>
        <w:spacing w:after="0" w:line="480" w:lineRule="auto"/>
        <w:ind w:firstLine="720"/>
        <w:jc w:val="both"/>
        <w:rPr>
          <w:rFonts w:ascii="Times New Roman" w:cs="Times New Roman" w:hAnsi="Times New Roman" w:eastAsia="Times New Roman"/>
          <w:sz w:val="24"/>
          <w:szCs w:val="24"/>
        </w:rPr>
      </w:pPr>
      <w:del w:id="176" w:date="2020-02-14T15:48:33Z" w:author="zenrunner">
        <w:r>
          <w:rPr>
            <w:rFonts w:ascii="Times New Roman" w:hAnsi="Times New Roman"/>
            <w:sz w:val="24"/>
            <w:szCs w:val="24"/>
            <w:rtl w:val="0"/>
            <w:lang w:val="en-US"/>
          </w:rPr>
          <w:delText xml:space="preserve"> Shrubs are generally evenly distributed on this sea of invasive grasses. The presence of the native community is low and includes: </w:delText>
        </w:r>
      </w:del>
      <w:del w:id="177" w:date="2020-02-14T15:48:33Z" w:author="zenrunner">
        <w:r>
          <w:rPr>
            <w:rFonts w:ascii="Times New Roman" w:hAnsi="Times New Roman"/>
            <w:i w:val="1"/>
            <w:iCs w:val="1"/>
            <w:sz w:val="24"/>
            <w:szCs w:val="24"/>
            <w:rtl w:val="0"/>
            <w:lang w:val="es-ES_tradnl"/>
          </w:rPr>
          <w:delText xml:space="preserve">Phacelia tanacetifolia, Amsinckia grandiflora, </w:delText>
        </w:r>
      </w:del>
      <w:del w:id="178" w:date="2020-02-14T15:48:33Z" w:author="zenrunner">
        <w:r>
          <w:rPr>
            <w:rFonts w:ascii="Times New Roman" w:hAnsi="Times New Roman"/>
            <w:sz w:val="24"/>
            <w:szCs w:val="24"/>
            <w:rtl w:val="0"/>
          </w:rPr>
          <w:delText>and</w:delText>
        </w:r>
      </w:del>
      <w:del w:id="179" w:date="2020-02-14T15:48:33Z" w:author="zenrunner">
        <w:r>
          <w:rPr>
            <w:rFonts w:ascii="Times New Roman" w:hAnsi="Times New Roman"/>
            <w:i w:val="1"/>
            <w:iCs w:val="1"/>
            <w:sz w:val="24"/>
            <w:szCs w:val="24"/>
            <w:rtl w:val="0"/>
            <w:lang w:val="it-IT"/>
          </w:rPr>
          <w:delText xml:space="preserve"> Monolopia congdonii. </w:delText>
        </w:r>
      </w:del>
    </w:p>
    <w:p>
      <w:pPr>
        <w:pStyle w:val="Body"/>
        <w:spacing w:after="0" w:line="480" w:lineRule="auto"/>
        <w:jc w:val="both"/>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en-US"/>
        </w:rPr>
        <w:t>Shelter Construction</w:t>
      </w:r>
    </w:p>
    <w:p>
      <w:pPr>
        <w:pStyle w:val="Body"/>
        <w:spacing w:after="0" w:line="480" w:lineRule="auto"/>
        <w:ind w:firstLine="720"/>
        <w:jc w:val="both"/>
        <w:rPr>
          <w:ins w:id="180" w:date="2020-02-15T08:48:22Z" w:author="zenrunner"/>
          <w:rFonts w:ascii="Times New Roman" w:cs="Times New Roman" w:hAnsi="Times New Roman" w:eastAsia="Times New Roman"/>
          <w:sz w:val="24"/>
          <w:szCs w:val="24"/>
        </w:rPr>
      </w:pPr>
      <w:r>
        <w:rPr>
          <w:rFonts w:ascii="Times New Roman" w:hAnsi="Times New Roman"/>
          <w:sz w:val="24"/>
          <w:szCs w:val="24"/>
          <w:rtl w:val="0"/>
          <w:lang w:val="en-US"/>
        </w:rPr>
        <w:t xml:space="preserve">Shelters were constructed using PVC piping and UV permeable shade cloths at three </w:t>
      </w:r>
      <w:ins w:id="181" w:date="2020-02-14T15:48:59Z" w:author="zenrunner">
        <w:r>
          <w:rPr>
            <w:rFonts w:ascii="Times New Roman" w:hAnsi="Times New Roman"/>
            <w:sz w:val="24"/>
            <w:szCs w:val="24"/>
            <w:rtl w:val="0"/>
            <w:lang w:val="en-US"/>
          </w:rPr>
          <w:t>permeabilities including</w:t>
        </w:r>
      </w:ins>
      <w:del w:id="182" w:date="2020-02-14T15:48:52Z" w:author="zenrunner">
        <w:r>
          <w:rPr>
            <w:rFonts w:ascii="Times New Roman" w:hAnsi="Times New Roman"/>
            <w:sz w:val="24"/>
            <w:szCs w:val="24"/>
            <w:rtl w:val="0"/>
            <w:lang w:val="en-US"/>
          </w:rPr>
          <w:delText>light blockage intensities:</w:delText>
        </w:r>
      </w:del>
      <w:r>
        <w:rPr>
          <w:rFonts w:ascii="Times New Roman" w:hAnsi="Times New Roman"/>
          <w:sz w:val="24"/>
          <w:szCs w:val="24"/>
          <w:rtl w:val="0"/>
          <w:lang w:val="en-US"/>
        </w:rPr>
        <w:t xml:space="preserve"> 15%, 50%, and 90%. The open (no structure) at 0% light blockage served as control.</w:t>
      </w:r>
      <w:ins w:id="183" w:date="2020-02-14T15:50:04Z" w:author="zenrunner">
        <w:r>
          <w:rPr>
            <w:rFonts w:ascii="Times New Roman" w:hAnsi="Times New Roman"/>
            <w:sz w:val="24"/>
            <w:szCs w:val="24"/>
            <w:rtl w:val="0"/>
            <w:lang w:val="en-US"/>
          </w:rPr>
          <w:t xml:space="preserve"> - did you also have a PVC frame without shade cloth as a control for frame effects? Just an idea.</w:t>
        </w:r>
      </w:ins>
      <w:r>
        <w:rPr>
          <w:rFonts w:ascii="Times New Roman" w:hAnsi="Times New Roman"/>
          <w:sz w:val="24"/>
          <w:szCs w:val="24"/>
          <w:rtl w:val="0"/>
          <w:lang w:val="en-US"/>
        </w:rPr>
        <w:t xml:space="preserve"> The cloths were attached to the PVC using zip ties. </w:t>
      </w:r>
      <w:commentRangeStart w:id="184"/>
      <w:r>
        <w:rPr>
          <w:rFonts w:ascii="Times New Roman" w:hAnsi="Times New Roman"/>
          <w:sz w:val="24"/>
          <w:szCs w:val="24"/>
          <w:rtl w:val="0"/>
          <w:lang w:val="en-US"/>
        </w:rPr>
        <w:t>Table 1 describes the number of pieces at specific dimensions and diameter needed to build each triangle or square shelter.</w:t>
      </w:r>
      <w:ins w:id="185" w:date="2020-02-15T08:45:47Z" w:author="zenrunner">
        <w:r>
          <w:rPr>
            <w:rFonts w:ascii="Times New Roman" w:hAnsi="Times New Roman"/>
            <w:sz w:val="24"/>
            <w:szCs w:val="24"/>
            <w:rtl w:val="0"/>
            <w:lang w:val="en-US"/>
          </w:rPr>
          <w:t xml:space="preserve"> Move to appendix </w:t>
        </w:r>
      </w:ins>
      <w:del w:id="186" w:date="2020-02-15T08:45:47Z" w:author="zenrunner">
        <w:r>
          <w:rPr>
            <w:rFonts w:ascii="Times New Roman" w:hAnsi="Times New Roman"/>
            <w:sz w:val="24"/>
            <w:szCs w:val="24"/>
            <w:rtl w:val="0"/>
          </w:rPr>
          <w:delText xml:space="preserve"> </w:delText>
        </w:r>
      </w:del>
      <w:commentRangeEnd w:id="184"/>
      <w:r>
        <w:commentReference w:id="184"/>
      </w:r>
      <w:r>
        <w:rPr>
          <w:rFonts w:ascii="Times New Roman" w:hAnsi="Times New Roman"/>
          <w:sz w:val="24"/>
          <w:szCs w:val="24"/>
          <w:rtl w:val="0"/>
          <w:lang w:val="en-US"/>
        </w:rPr>
        <w:t xml:space="preserve">There were six replicates of each shape-two pertaining to each blockage percentage-for a total of 12 replicates. Pipes were slid onto metal stakes, which were hammered into ground for stability (Supplementary Appendix; Figure 1). Latitude and longitude coordinates of each shelter-open pair was also recorded (Table 1; Supplementary Appendix). Rectangular (referred to as square in stats) shelters consisted of two sides with two 61 cm </w:t>
      </w:r>
      <w:r>
        <w:rPr>
          <w:rFonts w:ascii="Times New Roman" w:hAnsi="Times New Roman" w:hint="default"/>
          <w:sz w:val="24"/>
          <w:szCs w:val="24"/>
          <w:rtl w:val="0"/>
          <w:lang w:val="en-US"/>
        </w:rPr>
        <w:t xml:space="preserve">½ </w:t>
      </w:r>
      <w:r>
        <w:rPr>
          <w:rFonts w:ascii="Times New Roman" w:hAnsi="Times New Roman"/>
          <w:sz w:val="24"/>
          <w:szCs w:val="24"/>
          <w:rtl w:val="0"/>
          <w:lang w:val="en-US"/>
        </w:rPr>
        <w:t xml:space="preserve">inch pipes facing the ground connected to a 61 cm </w:t>
      </w:r>
      <w:r>
        <w:rPr>
          <w:rFonts w:ascii="Times New Roman" w:hAnsi="Times New Roman" w:hint="default"/>
          <w:sz w:val="24"/>
          <w:szCs w:val="24"/>
          <w:rtl w:val="0"/>
          <w:lang w:val="en-US"/>
        </w:rPr>
        <w:t xml:space="preserve">¾ </w:t>
      </w:r>
      <w:r>
        <w:rPr>
          <w:rFonts w:ascii="Times New Roman" w:hAnsi="Times New Roman"/>
          <w:sz w:val="24"/>
          <w:szCs w:val="24"/>
          <w:rtl w:val="0"/>
          <w:lang w:val="en-US"/>
        </w:rPr>
        <w:t>inch pipe using a 90</w:t>
      </w:r>
      <w:r>
        <w:rPr>
          <w:rFonts w:ascii="Times New Roman" w:hAnsi="Times New Roman" w:hint="default"/>
          <w:sz w:val="24"/>
          <w:szCs w:val="24"/>
          <w:rtl w:val="0"/>
          <w:lang w:val="en-US"/>
        </w:rPr>
        <w:t xml:space="preserve">º </w:t>
      </w:r>
      <w:r>
        <w:rPr>
          <w:rFonts w:ascii="Times New Roman" w:hAnsi="Times New Roman"/>
          <w:sz w:val="24"/>
          <w:szCs w:val="24"/>
          <w:rtl w:val="0"/>
          <w:lang w:val="en-US"/>
        </w:rPr>
        <w:t xml:space="preserve">elbow. Triangular shelters were built using a 75 cm </w:t>
      </w:r>
      <w:r>
        <w:rPr>
          <w:rFonts w:ascii="Times New Roman" w:hAnsi="Times New Roman" w:hint="default"/>
          <w:sz w:val="24"/>
          <w:szCs w:val="24"/>
          <w:rtl w:val="0"/>
          <w:lang w:val="en-US"/>
        </w:rPr>
        <w:t>¾</w:t>
      </w:r>
      <w:r>
        <w:rPr>
          <w:rFonts w:ascii="Times New Roman" w:hAnsi="Times New Roman"/>
          <w:sz w:val="24"/>
          <w:szCs w:val="24"/>
          <w:rtl w:val="0"/>
          <w:lang w:val="en-US"/>
        </w:rPr>
        <w:t xml:space="preserve"> inch top pipe connected to a </w:t>
      </w:r>
      <w:r>
        <w:rPr>
          <w:rFonts w:ascii="Times New Roman" w:hAnsi="Times New Roman" w:hint="default"/>
          <w:sz w:val="24"/>
          <w:szCs w:val="24"/>
          <w:rtl w:val="0"/>
          <w:lang w:val="en-US"/>
        </w:rPr>
        <w:t xml:space="preserve">½ </w:t>
      </w:r>
      <w:r>
        <w:rPr>
          <w:rFonts w:ascii="Times New Roman" w:hAnsi="Times New Roman"/>
          <w:sz w:val="24"/>
          <w:szCs w:val="24"/>
          <w:rtl w:val="0"/>
          <w:lang w:val="en-US"/>
        </w:rPr>
        <w:t xml:space="preserve">inch to </w:t>
      </w:r>
      <w:r>
        <w:rPr>
          <w:rFonts w:ascii="Times New Roman" w:hAnsi="Times New Roman" w:hint="default"/>
          <w:sz w:val="24"/>
          <w:szCs w:val="24"/>
          <w:rtl w:val="0"/>
          <w:lang w:val="en-US"/>
        </w:rPr>
        <w:t xml:space="preserve">¾ </w:t>
      </w:r>
      <w:r>
        <w:rPr>
          <w:rFonts w:ascii="Times New Roman" w:hAnsi="Times New Roman"/>
          <w:sz w:val="24"/>
          <w:szCs w:val="24"/>
          <w:rtl w:val="0"/>
          <w:lang w:val="en-US"/>
        </w:rPr>
        <w:t xml:space="preserve">inch adapter. The adapter was then attached to a </w:t>
      </w:r>
      <w:r>
        <w:rPr>
          <w:rFonts w:ascii="Times New Roman" w:hAnsi="Times New Roman" w:hint="default"/>
          <w:sz w:val="24"/>
          <w:szCs w:val="24"/>
          <w:rtl w:val="0"/>
          <w:lang w:val="en-US"/>
        </w:rPr>
        <w:t xml:space="preserve">½ </w:t>
      </w:r>
      <w:r>
        <w:rPr>
          <w:rFonts w:ascii="Times New Roman" w:hAnsi="Times New Roman"/>
          <w:sz w:val="24"/>
          <w:szCs w:val="24"/>
          <w:rtl w:val="0"/>
          <w:lang w:val="en-US"/>
        </w:rPr>
        <w:t>inch 3-way 90</w:t>
      </w:r>
      <w:r>
        <w:rPr>
          <w:rFonts w:ascii="Times New Roman" w:hAnsi="Times New Roman" w:hint="default"/>
          <w:sz w:val="24"/>
          <w:szCs w:val="24"/>
          <w:rtl w:val="0"/>
          <w:lang w:val="en-US"/>
        </w:rPr>
        <w:t xml:space="preserve">º </w:t>
      </w:r>
      <w:r>
        <w:rPr>
          <w:rFonts w:ascii="Times New Roman" w:hAnsi="Times New Roman"/>
          <w:sz w:val="24"/>
          <w:szCs w:val="24"/>
          <w:rtl w:val="0"/>
          <w:lang w:val="en-US"/>
        </w:rPr>
        <w:t xml:space="preserve">elbow fitted with two 61 cm </w:t>
      </w:r>
      <w:r>
        <w:rPr>
          <w:rFonts w:ascii="Times New Roman" w:hAnsi="Times New Roman" w:hint="default"/>
          <w:sz w:val="24"/>
          <w:szCs w:val="24"/>
          <w:rtl w:val="0"/>
          <w:lang w:val="en-US"/>
        </w:rPr>
        <w:t xml:space="preserve">½ </w:t>
      </w:r>
      <w:r>
        <w:rPr>
          <w:rFonts w:ascii="Times New Roman" w:hAnsi="Times New Roman"/>
          <w:sz w:val="24"/>
          <w:szCs w:val="24"/>
          <w:rtl w:val="0"/>
          <w:lang w:val="en-US"/>
        </w:rPr>
        <w:t xml:space="preserve">pipes. Cloths were used to cover two side of the triangular shelters and three sides of the rectangular shelters. </w:t>
      </w:r>
      <w:del w:id="187" w:date="2020-02-15T08:46:20Z" w:author="zenrunner">
        <w:r>
          <w:rPr>
            <w:rFonts w:ascii="Times New Roman" w:hAnsi="Times New Roman"/>
            <w:sz w:val="24"/>
            <w:szCs w:val="24"/>
            <w:rtl w:val="0"/>
            <w:lang w:val="en-US"/>
          </w:rPr>
          <w:delText xml:space="preserve">Because the terrain was uneven, dimensions very slightly differed between shelters; thus, cloths were not pre-cut and instead cut into the desired shape and size after PVC skeletal structure assembly was done. </w:delText>
        </w:r>
      </w:del>
      <w:r>
        <w:rPr>
          <w:rFonts w:ascii="Times New Roman" w:hAnsi="Times New Roman"/>
          <w:sz w:val="24"/>
          <w:szCs w:val="24"/>
          <w:rtl w:val="0"/>
          <w:lang w:val="en-US"/>
        </w:rPr>
        <w:t xml:space="preserve">The </w:t>
      </w:r>
      <w:del w:id="188" w:date="2020-02-15T08:46:29Z" w:author="zenrunner">
        <w:r>
          <w:rPr>
            <w:rFonts w:ascii="Times New Roman" w:hAnsi="Times New Roman"/>
            <w:sz w:val="24"/>
            <w:szCs w:val="24"/>
            <w:rtl w:val="0"/>
            <w:lang w:val="en-US"/>
          </w:rPr>
          <w:delText>directionality of shelters was at random</w:delText>
        </w:r>
      </w:del>
      <w:ins w:id="189" w:date="2020-02-15T08:47:06Z" w:author="zenrunner">
        <w:r>
          <w:rPr>
            <w:rFonts w:ascii="Times New Roman" w:hAnsi="Times New Roman"/>
            <w:sz w:val="24"/>
            <w:szCs w:val="24"/>
            <w:rtl w:val="0"/>
            <w:lang w:val="en-US"/>
          </w:rPr>
          <w:t xml:space="preserve">cardinal direction or orientation of each shelter was decided using a random number table and recorded </w:t>
        </w:r>
      </w:ins>
      <w:r>
        <w:rPr>
          <w:rFonts w:ascii="Times New Roman" w:hAnsi="Times New Roman"/>
          <w:sz w:val="24"/>
          <w:szCs w:val="24"/>
          <w:rtl w:val="0"/>
          <w:lang w:val="en-US"/>
        </w:rPr>
        <w:t xml:space="preserve">. Shelters were </w:t>
      </w:r>
      <w:ins w:id="190" w:date="2020-02-15T08:48:22Z" w:author="zenrunner">
        <w:r>
          <w:rPr>
            <w:rFonts w:ascii="Times New Roman" w:hAnsi="Times New Roman"/>
            <w:sz w:val="24"/>
            <w:szCs w:val="24"/>
            <w:rtl w:val="0"/>
            <w:lang w:val="en-US"/>
          </w:rPr>
          <w:t xml:space="preserve">inspected weekly throughout deployment. </w:t>
        </w:r>
      </w:ins>
    </w:p>
    <w:p>
      <w:pPr>
        <w:pStyle w:val="Body"/>
        <w:spacing w:after="0" w:line="480" w:lineRule="auto"/>
        <w:ind w:firstLine="720"/>
        <w:jc w:val="both"/>
        <w:rPr>
          <w:ins w:id="191" w:date="2020-02-15T08:48:22Z" w:author="zenrunner"/>
          <w:rFonts w:ascii="Times New Roman" w:cs="Times New Roman" w:hAnsi="Times New Roman" w:eastAsia="Times New Roman"/>
          <w:sz w:val="24"/>
          <w:szCs w:val="24"/>
        </w:rPr>
      </w:pPr>
    </w:p>
    <w:p>
      <w:pPr>
        <w:pStyle w:val="Body"/>
        <w:spacing w:after="0" w:line="480" w:lineRule="auto"/>
        <w:ind w:firstLine="720"/>
        <w:jc w:val="both"/>
        <w:rPr>
          <w:ins w:id="192" w:date="2020-02-15T08:48:22Z" w:author="zenrunner"/>
          <w:rFonts w:ascii="Times New Roman" w:cs="Times New Roman" w:hAnsi="Times New Roman" w:eastAsia="Times New Roman"/>
          <w:sz w:val="24"/>
          <w:szCs w:val="24"/>
        </w:rPr>
      </w:pPr>
      <w:ins w:id="193" w:date="2020-02-15T08:48:22Z" w:author="zenrunner">
        <w:r>
          <w:rPr>
            <w:rFonts w:ascii="Times New Roman" w:hAnsi="Times New Roman"/>
            <w:sz w:val="24"/>
            <w:szCs w:val="24"/>
            <w:rtl w:val="0"/>
            <w:lang w:val="en-US"/>
          </w:rPr>
          <w:t>Put tables and figure at the end of document. Most journal require this.</w:t>
        </w:r>
      </w:ins>
    </w:p>
    <w:p>
      <w:pPr>
        <w:pStyle w:val="Body"/>
        <w:spacing w:after="0" w:line="480" w:lineRule="auto"/>
        <w:ind w:firstLine="720"/>
        <w:jc w:val="both"/>
        <w:rPr>
          <w:ins w:id="194" w:date="2020-02-15T08:48:37Z" w:author="zenrunner"/>
          <w:rFonts w:ascii="Times New Roman" w:cs="Times New Roman" w:hAnsi="Times New Roman" w:eastAsia="Times New Roman"/>
          <w:sz w:val="24"/>
          <w:szCs w:val="24"/>
        </w:rPr>
      </w:pPr>
      <w:ins w:id="195" w:date="2020-02-15T08:48:22Z" w:author="zenrunner">
        <w:r>
          <w:rPr>
            <w:rFonts w:ascii="Times New Roman" w:hAnsi="Times New Roman"/>
            <w:sz w:val="24"/>
            <w:szCs w:val="24"/>
            <w:rtl w:val="0"/>
            <w:lang w:val="en-US"/>
          </w:rPr>
          <w:t>I think the journal Ecological Engineering would be PERFECT for this paper. SO go to that journal and grab a bunch o</w:t>
        </w:r>
      </w:ins>
      <w:del w:id="196" w:date="2020-02-15T08:47:14Z" w:author="zenrunner">
        <w:r>
          <w:rPr>
            <w:rFonts w:ascii="Times New Roman" w:hAnsi="Times New Roman"/>
            <w:sz w:val="24"/>
            <w:szCs w:val="24"/>
            <w:rtl w:val="0"/>
            <w:lang w:val="en-US"/>
          </w:rPr>
          <w:delText xml:space="preserve">visited on a weekly basis to ensure that they stay intact. </w:delText>
        </w:r>
      </w:del>
      <w:ins w:id="197" w:date="2020-02-15T08:48:37Z" w:author="zenrunner">
        <w:r>
          <w:rPr>
            <w:rFonts w:ascii="Times New Roman" w:hAnsi="Times New Roman"/>
            <w:sz w:val="24"/>
            <w:szCs w:val="24"/>
            <w:rtl w:val="0"/>
            <w:lang w:val="en-US"/>
          </w:rPr>
          <w:t>f papers, cite them, and also see how they write and style their papers.</w:t>
        </w:r>
      </w:ins>
    </w:p>
    <w:p>
      <w:pPr>
        <w:pStyle w:val="Body"/>
        <w:spacing w:after="0" w:line="480" w:lineRule="auto"/>
        <w:ind w:firstLine="720"/>
        <w:jc w:val="both"/>
        <w:rPr>
          <w:rFonts w:ascii="Times New Roman" w:cs="Times New Roman" w:hAnsi="Times New Roman" w:eastAsia="Times New Roman"/>
          <w:sz w:val="24"/>
          <w:szCs w:val="24"/>
        </w:rPr>
      </w:pPr>
    </w:p>
    <w:p>
      <w:pPr>
        <w:pStyle w:val="Body"/>
        <w:spacing w:after="0" w:line="480" w:lineRule="auto"/>
        <w:jc w:val="both"/>
        <w:rPr>
          <w:ins w:id="198" w:date="2020-02-15T09:14:32Z" w:author="zenrunner"/>
          <w:rFonts w:ascii="Times New Roman" w:cs="Times New Roman" w:hAnsi="Times New Roman" w:eastAsia="Times New Roman"/>
          <w:sz w:val="24"/>
          <w:szCs w:val="24"/>
        </w:rPr>
      </w:pPr>
      <w:ins w:id="199" w:date="2020-02-15T09:14:32Z" w:author="zenrunner">
        <w:r>
          <w:rPr>
            <w:rFonts w:ascii="Times New Roman" w:hAnsi="Times New Roman"/>
            <w:sz w:val="24"/>
            <w:szCs w:val="24"/>
            <w:rtl w:val="0"/>
            <w:lang w:val="en-US"/>
          </w:rPr>
          <w:t>MOVE to appendix.</w:t>
        </w:r>
      </w:ins>
    </w:p>
    <w:p>
      <w:pPr>
        <w:pStyle w:val="Body"/>
        <w:spacing w:after="0" w:line="480" w:lineRule="auto"/>
        <w:jc w:val="both"/>
        <w:rPr>
          <w:rFonts w:ascii="Times New Roman" w:cs="Times New Roman" w:hAnsi="Times New Roman" w:eastAsia="Times New Roman"/>
          <w:sz w:val="24"/>
          <w:szCs w:val="24"/>
        </w:rPr>
      </w:pPr>
      <w:r>
        <w:rPr>
          <w:rFonts w:ascii="Times New Roman" w:hAnsi="Times New Roman"/>
          <w:b w:val="1"/>
          <w:bCs w:val="1"/>
          <w:sz w:val="24"/>
          <w:szCs w:val="24"/>
          <w:rtl w:val="0"/>
        </w:rPr>
        <w:t xml:space="preserve">Table 1. </w:t>
      </w:r>
      <w:r>
        <w:rPr>
          <w:rFonts w:ascii="Times New Roman" w:hAnsi="Times New Roman"/>
          <w:sz w:val="24"/>
          <w:szCs w:val="24"/>
          <w:rtl w:val="0"/>
          <w:lang w:val="en-US"/>
        </w:rPr>
        <w:t xml:space="preserve">A list of PVC pieces used for shelter skeleton construction is provided alongside the quantity needed to build one of each shelter-type. </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400"/>
        <w:gridCol w:w="2999"/>
        <w:gridCol w:w="2961"/>
      </w:tblGrid>
      <w:tr>
        <w:tblPrEx>
          <w:shd w:val="clear" w:color="auto" w:fill="d0ddef"/>
        </w:tblPrEx>
        <w:trPr>
          <w:trHeight w:val="711" w:hRule="atLeast"/>
        </w:trPr>
        <w:tc>
          <w:tcPr>
            <w:tcW w:type="dxa" w:w="340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line="480" w:lineRule="auto"/>
              <w:jc w:val="center"/>
            </w:pPr>
            <w:r>
              <w:rPr>
                <w:rFonts w:ascii="Times New Roman" w:hAnsi="Times New Roman"/>
                <w:b w:val="1"/>
                <w:bCs w:val="1"/>
                <w:rtl w:val="0"/>
                <w:lang w:val="en-US"/>
              </w:rPr>
              <w:t>Piece</w:t>
            </w:r>
          </w:p>
        </w:tc>
        <w:tc>
          <w:tcPr>
            <w:tcW w:type="dxa" w:w="29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b w:val="1"/>
                <w:bCs w:val="1"/>
                <w:rtl w:val="0"/>
                <w:lang w:val="en-US"/>
              </w:rPr>
              <w:t>Quantity for Triangular Shelter</w:t>
            </w:r>
          </w:p>
        </w:tc>
        <w:tc>
          <w:tcPr>
            <w:tcW w:type="dxa" w:w="296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b w:val="1"/>
                <w:bCs w:val="1"/>
                <w:rtl w:val="0"/>
                <w:lang w:val="en-US"/>
              </w:rPr>
              <w:t>Quantity for Rectangular Shelter</w:t>
            </w:r>
          </w:p>
        </w:tc>
      </w:tr>
      <w:tr>
        <w:tblPrEx>
          <w:shd w:val="clear" w:color="auto" w:fill="d0ddef"/>
        </w:tblPrEx>
        <w:trPr>
          <w:trHeight w:val="241" w:hRule="atLeast"/>
        </w:trPr>
        <w:tc>
          <w:tcPr>
            <w:tcW w:type="dxa" w:w="340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61 cm (</w:t>
            </w:r>
            <w:r>
              <w:rPr>
                <w:rFonts w:ascii="Times New Roman" w:hAnsi="Times New Roman" w:hint="default"/>
                <w:rtl w:val="0"/>
                <w:lang w:val="en-US"/>
              </w:rPr>
              <w:t xml:space="preserve">½ </w:t>
            </w:r>
            <w:r>
              <w:rPr>
                <w:rFonts w:ascii="Times New Roman" w:hAnsi="Times New Roman"/>
                <w:rtl w:val="0"/>
                <w:lang w:val="en-US"/>
              </w:rPr>
              <w:t>inch diameter) pipe</w:t>
            </w:r>
          </w:p>
        </w:tc>
        <w:tc>
          <w:tcPr>
            <w:tcW w:type="dxa" w:w="29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4</w:t>
            </w:r>
          </w:p>
        </w:tc>
        <w:tc>
          <w:tcPr>
            <w:tcW w:type="dxa" w:w="296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4</w:t>
            </w:r>
          </w:p>
        </w:tc>
      </w:tr>
      <w:tr>
        <w:tblPrEx>
          <w:shd w:val="clear" w:color="auto" w:fill="d0ddef"/>
        </w:tblPrEx>
        <w:trPr>
          <w:trHeight w:val="241" w:hRule="atLeast"/>
        </w:trPr>
        <w:tc>
          <w:tcPr>
            <w:tcW w:type="dxa" w:w="340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61 cm (</w:t>
            </w:r>
            <w:r>
              <w:rPr>
                <w:rFonts w:ascii="Times New Roman" w:hAnsi="Times New Roman" w:hint="default"/>
                <w:rtl w:val="0"/>
                <w:lang w:val="en-US"/>
              </w:rPr>
              <w:t xml:space="preserve">¾ </w:t>
            </w:r>
            <w:r>
              <w:rPr>
                <w:rFonts w:ascii="Times New Roman" w:hAnsi="Times New Roman"/>
                <w:rtl w:val="0"/>
                <w:lang w:val="en-US"/>
              </w:rPr>
              <w:t>inch diameter) pipe</w:t>
            </w:r>
          </w:p>
        </w:tc>
        <w:tc>
          <w:tcPr>
            <w:tcW w:type="dxa" w:w="29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NA</w:t>
            </w:r>
          </w:p>
        </w:tc>
        <w:tc>
          <w:tcPr>
            <w:tcW w:type="dxa" w:w="296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2</w:t>
            </w:r>
          </w:p>
        </w:tc>
      </w:tr>
      <w:tr>
        <w:tblPrEx>
          <w:shd w:val="clear" w:color="auto" w:fill="d0ddef"/>
        </w:tblPrEx>
        <w:trPr>
          <w:trHeight w:val="241" w:hRule="atLeast"/>
        </w:trPr>
        <w:tc>
          <w:tcPr>
            <w:tcW w:type="dxa" w:w="340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 xml:space="preserve">75 </w:t>
            </w:r>
            <w:r>
              <w:rPr>
                <w:rFonts w:ascii="Times New Roman" w:hAnsi="Times New Roman" w:hint="default"/>
                <w:rtl w:val="0"/>
                <w:lang w:val="en-US"/>
              </w:rPr>
              <w:t xml:space="preserve">¾ </w:t>
            </w:r>
            <w:r>
              <w:rPr>
                <w:rFonts w:ascii="Times New Roman" w:hAnsi="Times New Roman"/>
                <w:rtl w:val="0"/>
                <w:lang w:val="en-US"/>
              </w:rPr>
              <w:t>cm pipe</w:t>
            </w:r>
          </w:p>
        </w:tc>
        <w:tc>
          <w:tcPr>
            <w:tcW w:type="dxa" w:w="29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1</w:t>
            </w:r>
          </w:p>
        </w:tc>
        <w:tc>
          <w:tcPr>
            <w:tcW w:type="dxa" w:w="296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NA</w:t>
            </w:r>
          </w:p>
        </w:tc>
      </w:tr>
      <w:tr>
        <w:tblPrEx>
          <w:shd w:val="clear" w:color="auto" w:fill="d0ddef"/>
        </w:tblPrEx>
        <w:trPr>
          <w:trHeight w:val="241" w:hRule="atLeast"/>
        </w:trPr>
        <w:tc>
          <w:tcPr>
            <w:tcW w:type="dxa" w:w="340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hint="default"/>
                <w:rtl w:val="0"/>
                <w:lang w:val="en-US"/>
              </w:rPr>
              <w:t xml:space="preserve">½ </w:t>
            </w:r>
            <w:r>
              <w:rPr>
                <w:rFonts w:ascii="Times New Roman" w:hAnsi="Times New Roman"/>
                <w:rtl w:val="0"/>
                <w:lang w:val="en-US"/>
              </w:rPr>
              <w:t xml:space="preserve">inch to </w:t>
            </w:r>
            <w:r>
              <w:rPr>
                <w:rFonts w:ascii="Times New Roman" w:hAnsi="Times New Roman" w:hint="default"/>
                <w:rtl w:val="0"/>
                <w:lang w:val="en-US"/>
              </w:rPr>
              <w:t xml:space="preserve">¾ </w:t>
            </w:r>
            <w:r>
              <w:rPr>
                <w:rFonts w:ascii="Times New Roman" w:hAnsi="Times New Roman"/>
                <w:rtl w:val="0"/>
                <w:lang w:val="en-US"/>
              </w:rPr>
              <w:t>inch adapter</w:t>
            </w:r>
          </w:p>
        </w:tc>
        <w:tc>
          <w:tcPr>
            <w:tcW w:type="dxa" w:w="29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2</w:t>
            </w:r>
          </w:p>
        </w:tc>
        <w:tc>
          <w:tcPr>
            <w:tcW w:type="dxa" w:w="296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NA</w:t>
            </w:r>
          </w:p>
        </w:tc>
      </w:tr>
      <w:tr>
        <w:tblPrEx>
          <w:shd w:val="clear" w:color="auto" w:fill="d0ddef"/>
        </w:tblPrEx>
        <w:trPr>
          <w:trHeight w:val="241" w:hRule="atLeast"/>
        </w:trPr>
        <w:tc>
          <w:tcPr>
            <w:tcW w:type="dxa" w:w="340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hint="default"/>
                <w:rtl w:val="0"/>
                <w:lang w:val="en-US"/>
              </w:rPr>
              <w:t xml:space="preserve">½ </w:t>
            </w:r>
            <w:r>
              <w:rPr>
                <w:rFonts w:ascii="Times New Roman" w:hAnsi="Times New Roman"/>
                <w:rtl w:val="0"/>
                <w:lang w:val="en-US"/>
              </w:rPr>
              <w:t xml:space="preserve">inch to </w:t>
            </w:r>
            <w:r>
              <w:rPr>
                <w:rFonts w:ascii="Times New Roman" w:hAnsi="Times New Roman" w:hint="default"/>
                <w:rtl w:val="0"/>
                <w:lang w:val="en-US"/>
              </w:rPr>
              <w:t xml:space="preserve">¾ </w:t>
            </w:r>
            <w:r>
              <w:rPr>
                <w:rFonts w:ascii="Times New Roman" w:hAnsi="Times New Roman"/>
                <w:rtl w:val="0"/>
                <w:lang w:val="en-US"/>
              </w:rPr>
              <w:t>inch 2-way 90</w:t>
            </w:r>
            <w:r>
              <w:rPr>
                <w:rFonts w:ascii="Times New Roman" w:hAnsi="Times New Roman" w:hint="default"/>
                <w:rtl w:val="0"/>
                <w:lang w:val="en-US"/>
              </w:rPr>
              <w:t xml:space="preserve">º </w:t>
            </w:r>
            <w:r>
              <w:rPr>
                <w:rFonts w:ascii="Times New Roman" w:hAnsi="Times New Roman"/>
                <w:rtl w:val="0"/>
                <w:lang w:val="en-US"/>
              </w:rPr>
              <w:t>elbow</w:t>
            </w:r>
          </w:p>
        </w:tc>
        <w:tc>
          <w:tcPr>
            <w:tcW w:type="dxa" w:w="29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NA</w:t>
            </w:r>
          </w:p>
        </w:tc>
        <w:tc>
          <w:tcPr>
            <w:tcW w:type="dxa" w:w="296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4</w:t>
            </w:r>
          </w:p>
        </w:tc>
      </w:tr>
      <w:tr>
        <w:tblPrEx>
          <w:shd w:val="clear" w:color="auto" w:fill="d0ddef"/>
        </w:tblPrEx>
        <w:trPr>
          <w:trHeight w:val="241" w:hRule="atLeast"/>
        </w:trPr>
        <w:tc>
          <w:tcPr>
            <w:tcW w:type="dxa" w:w="340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hint="default"/>
                <w:rtl w:val="0"/>
                <w:lang w:val="en-US"/>
              </w:rPr>
              <w:t xml:space="preserve">½ </w:t>
            </w:r>
            <w:r>
              <w:rPr>
                <w:rFonts w:ascii="Times New Roman" w:hAnsi="Times New Roman"/>
                <w:rtl w:val="0"/>
                <w:lang w:val="en-US"/>
              </w:rPr>
              <w:t>inch 3-way 90</w:t>
            </w:r>
            <w:r>
              <w:rPr>
                <w:rFonts w:ascii="Times New Roman" w:hAnsi="Times New Roman" w:hint="default"/>
                <w:rtl w:val="0"/>
                <w:lang w:val="en-US"/>
              </w:rPr>
              <w:t xml:space="preserve">º </w:t>
            </w:r>
            <w:r>
              <w:rPr>
                <w:rFonts w:ascii="Times New Roman" w:hAnsi="Times New Roman"/>
                <w:rtl w:val="0"/>
                <w:lang w:val="en-US"/>
              </w:rPr>
              <w:t>elbow</w:t>
            </w:r>
          </w:p>
        </w:tc>
        <w:tc>
          <w:tcPr>
            <w:tcW w:type="dxa" w:w="29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2</w:t>
            </w:r>
          </w:p>
        </w:tc>
        <w:tc>
          <w:tcPr>
            <w:tcW w:type="dxa" w:w="296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Fonts w:ascii="Times New Roman" w:hAnsi="Times New Roman"/>
                <w:rtl w:val="0"/>
                <w:lang w:val="en-US"/>
              </w:rPr>
              <w:t>NA</w:t>
            </w:r>
          </w:p>
        </w:tc>
      </w:tr>
    </w:tbl>
    <w:p>
      <w:pPr>
        <w:pStyle w:val="Body"/>
        <w:widowControl w:val="0"/>
        <w:spacing w:after="0" w:line="240" w:lineRule="auto"/>
        <w:jc w:val="both"/>
        <w:rPr>
          <w:rFonts w:ascii="Times New Roman" w:cs="Times New Roman" w:hAnsi="Times New Roman" w:eastAsia="Times New Roman"/>
          <w:sz w:val="24"/>
          <w:szCs w:val="24"/>
        </w:rPr>
      </w:pPr>
    </w:p>
    <w:p>
      <w:pPr>
        <w:pStyle w:val="Body"/>
        <w:spacing w:after="0" w:line="480" w:lineRule="auto"/>
        <w:jc w:val="both"/>
        <w:rPr>
          <w:rFonts w:ascii="Times New Roman" w:cs="Times New Roman" w:hAnsi="Times New Roman" w:eastAsia="Times New Roman"/>
          <w:sz w:val="24"/>
          <w:szCs w:val="24"/>
        </w:rPr>
      </w:pPr>
    </w:p>
    <w:p>
      <w:pPr>
        <w:pStyle w:val="Body"/>
        <w:spacing w:after="0" w:line="480" w:lineRule="auto"/>
        <w:jc w:val="both"/>
        <w:rPr>
          <w:rFonts w:ascii="Times New Roman" w:cs="Times New Roman" w:hAnsi="Times New Roman" w:eastAsia="Times New Roman"/>
          <w:b w:val="1"/>
          <w:bCs w:val="1"/>
          <w:i w:val="1"/>
          <w:iCs w:val="1"/>
          <w:sz w:val="24"/>
          <w:szCs w:val="24"/>
        </w:rPr>
      </w:pPr>
      <w:del w:id="200" w:date="2020-02-15T09:14:41Z" w:author="zenrunner">
        <w:r>
          <w:rPr>
            <w:rtl w:val="0"/>
          </w:rPr>
          <w:delText xml:space="preserve"> </w:delText>
        </w:r>
      </w:del>
      <w:del w:id="201" w:date="2020-02-15T09:14:41Z" w:author="zenrunner">
        <w:r>
          <w:rPr>
            <w:rFonts w:ascii="Times New Roman" w:hAnsi="Times New Roman"/>
            <w:b w:val="1"/>
            <w:bCs w:val="1"/>
            <w:i w:val="1"/>
            <w:iCs w:val="1"/>
            <w:sz w:val="24"/>
            <w:szCs w:val="24"/>
            <w:rtl w:val="0"/>
            <w:lang w:val="en-US"/>
          </w:rPr>
          <w:delText>Abiotic Measurements</w:delText>
        </w:r>
      </w:del>
      <w:ins w:id="202" w:date="2020-02-15T09:14:46Z" w:author="zenrunner">
        <w:r>
          <w:rPr>
            <w:rFonts w:ascii="Times New Roman" w:hAnsi="Times New Roman"/>
            <w:b w:val="1"/>
            <w:bCs w:val="1"/>
            <w:i w:val="1"/>
            <w:iCs w:val="1"/>
            <w:sz w:val="24"/>
            <w:szCs w:val="24"/>
            <w:rtl w:val="0"/>
            <w:lang w:val="en-US"/>
          </w:rPr>
          <w:t>Micro-climatic measurements</w:t>
        </w:r>
      </w:ins>
    </w:p>
    <w:p>
      <w:pPr>
        <w:pStyle w:val="Body"/>
        <w:spacing w:after="0" w:line="480" w:lineRule="auto"/>
        <w:ind w:firstLine="720"/>
        <w:jc w:val="both"/>
        <w:rPr>
          <w:ins w:id="203" w:date="2020-02-15T09:28:35Z" w:author="zenrunner"/>
          <w:rFonts w:ascii="Times New Roman" w:cs="Times New Roman" w:hAnsi="Times New Roman" w:eastAsia="Times New Roman"/>
          <w:sz w:val="24"/>
          <w:szCs w:val="24"/>
        </w:rPr>
      </w:pPr>
      <w:r>
        <w:rPr>
          <w:rFonts w:ascii="Times New Roman" w:hAnsi="Times New Roman"/>
          <w:sz w:val="24"/>
          <w:szCs w:val="24"/>
          <w:rtl w:val="0"/>
          <w:lang w:val="en-US"/>
        </w:rPr>
        <w:t xml:space="preserve">To measure the difference in light and temperature within shelters and between shelters and open microsites, Onset HOBO Temperature/Light Pendant (8K) loggers were placed inside and directly outside to the right of the shelters. A total of 24 pendants were used, where each pendant was tied to a plastic stake using a zip tie. Stakes were hammered into the ground until stable with ~10 cm remaining above ground. This was </w:t>
      </w:r>
      <w:del w:id="204" w:date="2020-02-15T09:20:56Z" w:author="zenrunner">
        <w:r>
          <w:rPr>
            <w:rFonts w:ascii="Times New Roman" w:hAnsi="Times New Roman"/>
            <w:sz w:val="24"/>
            <w:szCs w:val="24"/>
            <w:rtl w:val="0"/>
            <w:lang w:val="en-US"/>
          </w:rPr>
          <w:delText xml:space="preserve">to </w:delText>
        </w:r>
      </w:del>
      <w:r>
        <w:rPr>
          <w:rFonts w:ascii="Times New Roman" w:hAnsi="Times New Roman"/>
          <w:sz w:val="24"/>
          <w:szCs w:val="24"/>
          <w:rtl w:val="0"/>
          <w:lang w:val="en-US"/>
        </w:rPr>
        <w:t>done to ensure that logger data were not influence by ground cover and true ambient conditions both inside and outside were recorded. Air temperature (</w:t>
      </w:r>
      <w:r>
        <w:rPr>
          <w:rFonts w:ascii="Times New Roman" w:hAnsi="Times New Roman" w:hint="default"/>
          <w:sz w:val="24"/>
          <w:szCs w:val="24"/>
          <w:rtl w:val="0"/>
          <w:lang w:val="en-US"/>
        </w:rPr>
        <w:t>º</w:t>
      </w:r>
      <w:r>
        <w:rPr>
          <w:rFonts w:ascii="Times New Roman" w:hAnsi="Times New Roman"/>
          <w:sz w:val="24"/>
          <w:szCs w:val="24"/>
          <w:rtl w:val="0"/>
          <w:lang w:val="en-US"/>
        </w:rPr>
        <w:t>F) and light intensity (lum/ft</w:t>
      </w:r>
      <w:r>
        <w:rPr>
          <w:rFonts w:ascii="Times New Roman" w:hAnsi="Times New Roman"/>
          <w:sz w:val="24"/>
          <w:szCs w:val="24"/>
          <w:vertAlign w:val="superscript"/>
          <w:rtl w:val="0"/>
        </w:rPr>
        <w:t>2</w:t>
      </w:r>
      <w:r>
        <w:rPr>
          <w:rFonts w:ascii="Times New Roman" w:hAnsi="Times New Roman"/>
          <w:sz w:val="24"/>
          <w:szCs w:val="24"/>
          <w:rtl w:val="0"/>
          <w:lang w:val="en-US"/>
        </w:rPr>
        <w:t>) were recorded hourly. Loggers were placed out mid-May (20</w:t>
      </w:r>
      <w:r>
        <w:rPr>
          <w:rFonts w:ascii="Times New Roman" w:hAnsi="Times New Roman"/>
          <w:sz w:val="24"/>
          <w:szCs w:val="24"/>
          <w:vertAlign w:val="superscript"/>
          <w:rtl w:val="0"/>
          <w:lang w:val="en-US"/>
        </w:rPr>
        <w:t>th</w:t>
      </w:r>
      <w:r>
        <w:rPr>
          <w:rFonts w:ascii="Times New Roman" w:hAnsi="Times New Roman"/>
          <w:sz w:val="24"/>
          <w:szCs w:val="24"/>
          <w:rtl w:val="0"/>
          <w:lang w:val="en-US"/>
        </w:rPr>
        <w:t>) and collected in mid-June (12</w:t>
      </w:r>
      <w:r>
        <w:rPr>
          <w:rFonts w:ascii="Times New Roman" w:hAnsi="Times New Roman"/>
          <w:sz w:val="24"/>
          <w:szCs w:val="24"/>
          <w:vertAlign w:val="superscript"/>
          <w:rtl w:val="0"/>
          <w:lang w:val="en-US"/>
        </w:rPr>
        <w:t>th</w:t>
      </w:r>
      <w:r>
        <w:rPr>
          <w:rFonts w:ascii="Times New Roman" w:hAnsi="Times New Roman"/>
          <w:sz w:val="24"/>
          <w:szCs w:val="24"/>
          <w:rtl w:val="0"/>
          <w:lang w:val="en-US"/>
        </w:rPr>
        <w:t>), 2019 to represent spring-summer seasonal variation. Data collected were then categorized into time blocks: morning (6 AM-11:59 PM), afternoon (12 PM-11:59 PM), and evening (12:00AM-5:59AM).</w:t>
      </w:r>
    </w:p>
    <w:p>
      <w:pPr>
        <w:pStyle w:val="Body"/>
        <w:spacing w:after="0" w:line="480" w:lineRule="auto"/>
        <w:ind w:firstLine="720"/>
        <w:jc w:val="both"/>
        <w:rPr>
          <w:ins w:id="205" w:date="2020-02-15T09:28:35Z" w:author="zenrunner"/>
          <w:rFonts w:ascii="Times New Roman" w:cs="Times New Roman" w:hAnsi="Times New Roman" w:eastAsia="Times New Roman"/>
          <w:sz w:val="24"/>
          <w:szCs w:val="24"/>
        </w:rPr>
      </w:pPr>
    </w:p>
    <w:p>
      <w:pPr>
        <w:pStyle w:val="Body"/>
        <w:spacing w:after="0" w:line="480" w:lineRule="auto"/>
        <w:ind w:firstLine="720"/>
        <w:jc w:val="both"/>
        <w:rPr>
          <w:ins w:id="206" w:date="2020-02-15T09:28:35Z" w:author="zenrunner"/>
          <w:rFonts w:ascii="Times New Roman" w:cs="Times New Roman" w:hAnsi="Times New Roman" w:eastAsia="Times New Roman"/>
          <w:b w:val="1"/>
          <w:bCs w:val="1"/>
          <w:sz w:val="24"/>
          <w:szCs w:val="24"/>
        </w:rPr>
      </w:pPr>
      <w:ins w:id="207" w:date="2020-02-15T09:28:35Z" w:author="zenrunner">
        <w:r>
          <w:rPr>
            <w:rFonts w:ascii="Times New Roman" w:hAnsi="Times New Roman"/>
            <w:b w:val="1"/>
            <w:bCs w:val="1"/>
            <w:sz w:val="24"/>
            <w:szCs w:val="24"/>
            <w:rtl w:val="0"/>
            <w:lang w:val="en-US"/>
          </w:rPr>
          <w:t>Shrub micro-climatic data</w:t>
        </w:r>
      </w:ins>
    </w:p>
    <w:p>
      <w:pPr>
        <w:pStyle w:val="Body"/>
        <w:spacing w:after="0" w:line="480" w:lineRule="auto"/>
        <w:ind w:firstLine="720"/>
        <w:jc w:val="both"/>
        <w:rPr>
          <w:ins w:id="208" w:date="2020-02-15T09:28:35Z" w:author="zenrunner"/>
          <w:rFonts w:ascii="Times New Roman" w:cs="Times New Roman" w:hAnsi="Times New Roman" w:eastAsia="Times New Roman"/>
          <w:sz w:val="24"/>
          <w:szCs w:val="24"/>
        </w:rPr>
      </w:pPr>
      <w:ins w:id="209" w:date="2020-02-15T09:28:35Z" w:author="zenrunner">
        <w:r>
          <w:rPr>
            <w:rFonts w:ascii="Times New Roman" w:hAnsi="Times New Roman"/>
            <w:sz w:val="24"/>
            <w:szCs w:val="24"/>
            <w:rtl w:val="0"/>
            <w:lang w:val="en-US"/>
          </w:rPr>
          <w:t>Explain how measured shrubs..</w:t>
        </w:r>
      </w:ins>
    </w:p>
    <w:p>
      <w:pPr>
        <w:pStyle w:val="Body"/>
        <w:spacing w:after="0" w:line="480" w:lineRule="auto"/>
        <w:ind w:firstLine="720"/>
        <w:jc w:val="both"/>
        <w:rPr>
          <w:ins w:id="210" w:date="2020-02-15T09:28:35Z" w:author="zenrunner"/>
          <w:rFonts w:ascii="Times New Roman" w:cs="Times New Roman" w:hAnsi="Times New Roman" w:eastAsia="Times New Roman"/>
          <w:sz w:val="24"/>
          <w:szCs w:val="24"/>
        </w:rPr>
      </w:pPr>
    </w:p>
    <w:p>
      <w:pPr>
        <w:pStyle w:val="Body"/>
        <w:spacing w:after="0" w:line="480" w:lineRule="auto"/>
        <w:ind w:firstLine="720"/>
        <w:jc w:val="both"/>
        <w:rPr>
          <w:ins w:id="211" w:date="2020-02-15T09:28:35Z" w:author="zenrunner"/>
          <w:rFonts w:ascii="Times New Roman" w:cs="Times New Roman" w:hAnsi="Times New Roman" w:eastAsia="Times New Roman"/>
          <w:b w:val="1"/>
          <w:bCs w:val="1"/>
          <w:sz w:val="24"/>
          <w:szCs w:val="24"/>
        </w:rPr>
      </w:pPr>
      <w:ins w:id="212" w:date="2020-02-15T09:28:35Z" w:author="zenrunner">
        <w:r>
          <w:rPr>
            <w:rFonts w:ascii="Times New Roman" w:hAnsi="Times New Roman"/>
            <w:b w:val="1"/>
            <w:bCs w:val="1"/>
            <w:sz w:val="24"/>
            <w:szCs w:val="24"/>
            <w:rtl w:val="0"/>
            <w:lang w:val="en-US"/>
          </w:rPr>
          <w:t>Bonus from Mario</w:t>
        </w:r>
      </w:ins>
    </w:p>
    <w:p>
      <w:pPr>
        <w:pStyle w:val="Body"/>
        <w:spacing w:after="0" w:line="480" w:lineRule="auto"/>
        <w:ind w:firstLine="720"/>
        <w:jc w:val="both"/>
        <w:rPr>
          <w:ins w:id="213" w:date="2020-02-15T09:28:35Z" w:author="zenrunner"/>
          <w:rFonts w:ascii="Times New Roman" w:cs="Times New Roman" w:hAnsi="Times New Roman" w:eastAsia="Times New Roman"/>
          <w:b w:val="1"/>
          <w:bCs w:val="1"/>
          <w:sz w:val="24"/>
          <w:szCs w:val="24"/>
        </w:rPr>
      </w:pPr>
      <w:ins w:id="214" w:date="2020-02-15T09:28:35Z" w:author="zenrunner">
        <w:r>
          <w:rPr>
            <w:rFonts w:ascii="Times New Roman" w:hAnsi="Times New Roman"/>
            <w:b w:val="1"/>
            <w:bCs w:val="1"/>
            <w:sz w:val="24"/>
            <w:szCs w:val="24"/>
            <w:rtl w:val="0"/>
            <w:lang w:val="en-US"/>
          </w:rPr>
          <w:t>Cam trap temp data.</w:t>
        </w:r>
      </w:ins>
    </w:p>
    <w:p>
      <w:pPr>
        <w:pStyle w:val="Body"/>
        <w:spacing w:after="0" w:line="480" w:lineRule="auto"/>
        <w:ind w:firstLine="720"/>
        <w:jc w:val="both"/>
        <w:rPr>
          <w:ins w:id="215" w:date="2020-02-15T09:28:35Z" w:author="zenrunner"/>
          <w:rFonts w:ascii="Times New Roman" w:cs="Times New Roman" w:hAnsi="Times New Roman" w:eastAsia="Times New Roman"/>
          <w:sz w:val="24"/>
          <w:szCs w:val="24"/>
        </w:rPr>
      </w:pPr>
    </w:p>
    <w:p>
      <w:pPr>
        <w:pStyle w:val="Body"/>
        <w:spacing w:after="0" w:line="480" w:lineRule="auto"/>
        <w:ind w:firstLine="720"/>
        <w:jc w:val="both"/>
        <w:rPr>
          <w:ins w:id="216" w:date="2020-02-15T09:28:35Z" w:author="zenrunner"/>
          <w:rFonts w:ascii="Times New Roman" w:cs="Times New Roman" w:hAnsi="Times New Roman" w:eastAsia="Times New Roman"/>
          <w:sz w:val="24"/>
          <w:szCs w:val="24"/>
        </w:rPr>
      </w:pPr>
    </w:p>
    <w:p>
      <w:pPr>
        <w:pStyle w:val="Body"/>
        <w:spacing w:after="0" w:line="480" w:lineRule="auto"/>
        <w:ind w:firstLine="720"/>
        <w:jc w:val="both"/>
        <w:rPr>
          <w:ins w:id="217" w:date="2020-02-15T09:28:35Z" w:author="zenrunner"/>
          <w:rFonts w:ascii="Times New Roman" w:cs="Times New Roman" w:hAnsi="Times New Roman" w:eastAsia="Times New Roman"/>
          <w:b w:val="1"/>
          <w:bCs w:val="1"/>
          <w:sz w:val="24"/>
          <w:szCs w:val="24"/>
        </w:rPr>
      </w:pPr>
      <w:ins w:id="218" w:date="2020-02-15T09:28:35Z" w:author="zenrunner">
        <w:r>
          <w:rPr>
            <w:rFonts w:ascii="Times New Roman" w:hAnsi="Times New Roman"/>
            <w:b w:val="1"/>
            <w:bCs w:val="1"/>
            <w:sz w:val="24"/>
            <w:szCs w:val="24"/>
            <w:rtl w:val="0"/>
            <w:lang w:val="en-US"/>
          </w:rPr>
          <w:t>Macro-climatic data</w:t>
        </w:r>
      </w:ins>
    </w:p>
    <w:p>
      <w:pPr>
        <w:pStyle w:val="Body"/>
        <w:spacing w:after="0" w:line="480" w:lineRule="auto"/>
        <w:ind w:firstLine="720"/>
        <w:jc w:val="both"/>
        <w:rPr>
          <w:ins w:id="219" w:date="2020-02-15T09:28:35Z" w:author="zenrunner"/>
          <w:rFonts w:ascii="Times New Roman" w:cs="Times New Roman" w:hAnsi="Times New Roman" w:eastAsia="Times New Roman"/>
          <w:sz w:val="24"/>
          <w:szCs w:val="24"/>
        </w:rPr>
      </w:pPr>
      <w:ins w:id="220" w:date="2020-02-15T09:28:35Z" w:author="zenrunner">
        <w:r>
          <w:rPr>
            <w:rFonts w:ascii="Times New Roman" w:hAnsi="Times New Roman"/>
            <w:sz w:val="24"/>
            <w:szCs w:val="24"/>
            <w:rtl w:val="0"/>
            <w:lang w:val="en-US"/>
          </w:rPr>
          <w:t>Local weather station etc.. SEE papers from Alex etc from how we got local data for Panoche and explain here - even just daily means for every day you sampled be great.</w:t>
        </w:r>
      </w:ins>
    </w:p>
    <w:p>
      <w:pPr>
        <w:pStyle w:val="Body"/>
        <w:spacing w:after="0" w:line="480" w:lineRule="auto"/>
        <w:ind w:firstLine="720"/>
        <w:jc w:val="both"/>
        <w:rPr>
          <w:ins w:id="221" w:date="2020-02-15T09:28:35Z" w:author="zenrunner"/>
          <w:rFonts w:ascii="Times New Roman" w:cs="Times New Roman" w:hAnsi="Times New Roman" w:eastAsia="Times New Roman"/>
          <w:sz w:val="24"/>
          <w:szCs w:val="24"/>
        </w:rPr>
      </w:pPr>
      <w:ins w:id="222" w:date="2020-02-15T09:28:35Z" w:author="zenrunner">
        <w:r>
          <w:rPr>
            <w:rFonts w:ascii="Times New Roman" w:hAnsi="Times New Roman"/>
            <w:sz w:val="24"/>
            <w:szCs w:val="24"/>
            <w:rtl w:val="0"/>
            <w:lang w:val="en-US"/>
          </w:rPr>
          <w:t>Then you are test whether mean daily temp via t-test/anova or simple test under shrub, shelter, or open is different from the mean estimate by weather stations? If different - wow great - ie I can imagine that under shrub and shelter different but open not? HOW wicked would that be right???!!</w:t>
        </w:r>
      </w:ins>
    </w:p>
    <w:p>
      <w:pPr>
        <w:pStyle w:val="Default"/>
        <w:bidi w:val="0"/>
        <w:ind w:left="0" w:right="0" w:firstLine="0"/>
        <w:jc w:val="left"/>
        <w:rPr>
          <w:ins w:id="223" w:date="2020-02-15T09:28:35Z" w:author="zenrunner"/>
          <w:rStyle w:val="None"/>
          <w:rFonts w:ascii="Times New Roman" w:cs="Times New Roman" w:hAnsi="Times New Roman" w:eastAsia="Times New Roman"/>
          <w:outline w:val="0"/>
          <w:color w:val="1b1d1e"/>
          <w:sz w:val="24"/>
          <w:szCs w:val="24"/>
          <w:rtl w:val="0"/>
          <w14:textFill>
            <w14:solidFill>
              <w14:srgbClr w14:val="1C1D1E"/>
            </w14:solidFill>
          </w14:textFill>
        </w:rPr>
      </w:pPr>
      <w:ins w:id="224" w:date="2020-02-15T09:28:35Z" w:author="zenrunner">
        <w:r>
          <w:rPr>
            <w:rFonts w:ascii="Helvetica" w:hAnsi="Helvetica"/>
            <w:outline w:val="0"/>
            <w:color w:val="1b1d1e"/>
            <w:sz w:val="32"/>
            <w:szCs w:val="32"/>
            <w:rtl w:val="0"/>
            <w:lang w:val="en-US"/>
            <w14:textFill>
              <w14:solidFill>
                <w14:srgbClr w14:val="1C1D1E"/>
              </w14:solidFill>
            </w14:textFill>
          </w:rPr>
          <w:t>however, average annual precipitation is 25.5</w:t>
        </w:r>
      </w:ins>
      <w:ins w:id="225" w:date="2020-02-15T09:28:35Z" w:author="zenrunner">
        <w:r>
          <w:rPr>
            <w:rFonts w:ascii="Helvetica" w:hAnsi="Helvetica" w:hint="default"/>
            <w:outline w:val="0"/>
            <w:color w:val="1b1d1e"/>
            <w:sz w:val="32"/>
            <w:szCs w:val="32"/>
            <w:rtl w:val="0"/>
            <w:lang w:val="en-US"/>
            <w14:textFill>
              <w14:solidFill>
                <w14:srgbClr w14:val="1C1D1E"/>
              </w14:solidFill>
            </w14:textFill>
          </w:rPr>
          <w:t> </w:t>
        </w:r>
      </w:ins>
      <w:ins w:id="226" w:date="2020-02-15T09:28:35Z" w:author="zenrunner">
        <w:r>
          <w:rPr>
            <w:rFonts w:ascii="Helvetica" w:hAnsi="Helvetica"/>
            <w:outline w:val="0"/>
            <w:color w:val="1b1d1e"/>
            <w:sz w:val="32"/>
            <w:szCs w:val="32"/>
            <w:rtl w:val="0"/>
            <w:lang w:val="en-US"/>
            <w14:textFill>
              <w14:solidFill>
                <w14:srgbClr w14:val="1C1D1E"/>
              </w14:solidFill>
            </w14:textFill>
          </w:rPr>
          <w:t>cm with mean monthly temperatures of 8.9</w:t>
        </w:r>
      </w:ins>
      <w:ins w:id="227" w:date="2020-02-15T09:28:35Z" w:author="zenrunner">
        <w:r>
          <w:rPr>
            <w:rFonts w:ascii="Helvetica" w:hAnsi="Helvetica" w:hint="default"/>
            <w:outline w:val="0"/>
            <w:color w:val="1b1d1e"/>
            <w:sz w:val="32"/>
            <w:szCs w:val="32"/>
            <w:rtl w:val="0"/>
            <w:lang w:val="en-US"/>
            <w14:textFill>
              <w14:solidFill>
                <w14:srgbClr w14:val="1C1D1E"/>
              </w14:solidFill>
            </w14:textFill>
          </w:rPr>
          <w:t>°</w:t>
        </w:r>
      </w:ins>
      <w:ins w:id="228" w:date="2020-02-15T09:28:35Z" w:author="zenrunner">
        <w:r>
          <w:rPr>
            <w:rFonts w:ascii="Helvetica" w:hAnsi="Helvetica"/>
            <w:outline w:val="0"/>
            <w:color w:val="1b1d1e"/>
            <w:sz w:val="32"/>
            <w:szCs w:val="32"/>
            <w:rtl w:val="0"/>
            <w:lang w:val="en-US"/>
            <w14:textFill>
              <w14:solidFill>
                <w14:srgbClr w14:val="1C1D1E"/>
              </w14:solidFill>
            </w14:textFill>
          </w:rPr>
          <w:t>C in January and 26.1</w:t>
        </w:r>
      </w:ins>
      <w:ins w:id="229" w:date="2020-02-15T09:28:35Z" w:author="zenrunner">
        <w:r>
          <w:rPr>
            <w:rFonts w:ascii="Helvetica" w:hAnsi="Helvetica" w:hint="default"/>
            <w:outline w:val="0"/>
            <w:color w:val="1b1d1e"/>
            <w:sz w:val="32"/>
            <w:szCs w:val="32"/>
            <w:rtl w:val="0"/>
            <w:lang w:val="en-US"/>
            <w14:textFill>
              <w14:solidFill>
                <w14:srgbClr w14:val="1C1D1E"/>
              </w14:solidFill>
            </w14:textFill>
          </w:rPr>
          <w:t>°</w:t>
        </w:r>
      </w:ins>
      <w:ins w:id="230" w:date="2020-02-15T09:28:35Z" w:author="zenrunner">
        <w:r>
          <w:rPr>
            <w:rFonts w:ascii="Helvetica" w:hAnsi="Helvetica"/>
            <w:outline w:val="0"/>
            <w:color w:val="1b1d1e"/>
            <w:sz w:val="32"/>
            <w:szCs w:val="32"/>
            <w:rtl w:val="0"/>
            <w:lang w:val="en-US"/>
            <w14:textFill>
              <w14:solidFill>
                <w14:srgbClr w14:val="1C1D1E"/>
              </w14:solidFill>
            </w14:textFill>
          </w:rPr>
          <w:t>C in July (Los Banos Weather Station data at 37</w:t>
        </w:r>
      </w:ins>
      <w:ins w:id="231" w:date="2020-02-15T09:28:35Z" w:author="zenrunner">
        <w:r>
          <w:rPr>
            <w:rFonts w:ascii="Helvetica" w:hAnsi="Helvetica" w:hint="default"/>
            <w:outline w:val="0"/>
            <w:color w:val="1b1d1e"/>
            <w:sz w:val="32"/>
            <w:szCs w:val="32"/>
            <w:rtl w:val="0"/>
            <w:lang w:val="en-US"/>
            <w14:textFill>
              <w14:solidFill>
                <w14:srgbClr w14:val="1C1D1E"/>
              </w14:solidFill>
            </w14:textFill>
          </w:rPr>
          <w:t>°</w:t>
        </w:r>
      </w:ins>
      <w:ins w:id="232" w:date="2020-02-15T09:28:35Z" w:author="zenrunner">
        <w:r>
          <w:rPr>
            <w:rFonts w:ascii="Helvetica" w:hAnsi="Helvetica"/>
            <w:outline w:val="0"/>
            <w:color w:val="1b1d1e"/>
            <w:sz w:val="32"/>
            <w:szCs w:val="32"/>
            <w:rtl w:val="0"/>
            <w:lang w:val="en-US"/>
            <w14:textFill>
              <w14:solidFill>
                <w14:srgbClr w14:val="1C1D1E"/>
              </w14:solidFill>
            </w14:textFill>
          </w:rPr>
          <w:t>03.30</w:t>
        </w:r>
      </w:ins>
      <w:ins w:id="233" w:date="2020-02-15T09:28:35Z" w:author="zenrunner">
        <w:r>
          <w:rPr>
            <w:rFonts w:ascii="Helvetica" w:hAnsi="Helvetica" w:hint="default"/>
            <w:outline w:val="0"/>
            <w:color w:val="1b1d1e"/>
            <w:sz w:val="32"/>
            <w:szCs w:val="32"/>
            <w:rtl w:val="0"/>
            <w:lang w:val="en-US"/>
            <w14:textFill>
              <w14:solidFill>
                <w14:srgbClr w14:val="1C1D1E"/>
              </w14:solidFill>
            </w14:textFill>
          </w:rPr>
          <w:t>′</w:t>
        </w:r>
      </w:ins>
      <w:ins w:id="234" w:date="2020-02-15T09:28:35Z" w:author="zenrunner">
        <w:r>
          <w:rPr>
            <w:rFonts w:ascii="Helvetica" w:hAnsi="Helvetica"/>
            <w:outline w:val="0"/>
            <w:color w:val="1b1d1e"/>
            <w:sz w:val="32"/>
            <w:szCs w:val="32"/>
            <w:rtl w:val="0"/>
            <w:lang w:val="en-US"/>
            <w14:textFill>
              <w14:solidFill>
                <w14:srgbClr w14:val="1C1D1E"/>
              </w14:solidFill>
            </w14:textFill>
          </w:rPr>
          <w:t>N, 120</w:t>
        </w:r>
      </w:ins>
      <w:ins w:id="235" w:date="2020-02-15T09:28:35Z" w:author="zenrunner">
        <w:r>
          <w:rPr>
            <w:rFonts w:ascii="Helvetica" w:hAnsi="Helvetica" w:hint="default"/>
            <w:outline w:val="0"/>
            <w:color w:val="1b1d1e"/>
            <w:sz w:val="32"/>
            <w:szCs w:val="32"/>
            <w:rtl w:val="0"/>
            <w:lang w:val="en-US"/>
            <w14:textFill>
              <w14:solidFill>
                <w14:srgbClr w14:val="1C1D1E"/>
              </w14:solidFill>
            </w14:textFill>
          </w:rPr>
          <w:t>°</w:t>
        </w:r>
      </w:ins>
      <w:ins w:id="236" w:date="2020-02-15T09:28:35Z" w:author="zenrunner">
        <w:r>
          <w:rPr>
            <w:rFonts w:ascii="Helvetica" w:hAnsi="Helvetica"/>
            <w:outline w:val="0"/>
            <w:color w:val="1b1d1e"/>
            <w:sz w:val="32"/>
            <w:szCs w:val="32"/>
            <w:rtl w:val="0"/>
            <w:lang w:val="en-US"/>
            <w14:textFill>
              <w14:solidFill>
                <w14:srgbClr w14:val="1C1D1E"/>
              </w14:solidFill>
            </w14:textFill>
          </w:rPr>
          <w:t>51.00</w:t>
        </w:r>
      </w:ins>
      <w:ins w:id="237" w:date="2020-02-15T09:28:35Z" w:author="zenrunner">
        <w:r>
          <w:rPr>
            <w:rFonts w:ascii="Helvetica" w:hAnsi="Helvetica" w:hint="default"/>
            <w:outline w:val="0"/>
            <w:color w:val="1b1d1e"/>
            <w:sz w:val="32"/>
            <w:szCs w:val="32"/>
            <w:rtl w:val="0"/>
            <w:lang w:val="en-US"/>
            <w14:textFill>
              <w14:solidFill>
                <w14:srgbClr w14:val="1C1D1E"/>
              </w14:solidFill>
            </w14:textFill>
          </w:rPr>
          <w:t>′</w:t>
        </w:r>
      </w:ins>
      <w:ins w:id="238" w:date="2020-02-15T09:28:35Z" w:author="zenrunner">
        <w:r>
          <w:rPr>
            <w:rFonts w:ascii="Helvetica" w:hAnsi="Helvetica"/>
            <w:outline w:val="0"/>
            <w:color w:val="1b1d1e"/>
            <w:sz w:val="32"/>
            <w:szCs w:val="32"/>
            <w:rtl w:val="0"/>
            <w:lang w:val="en-US"/>
            <w14:textFill>
              <w14:solidFill>
                <w14:srgbClr w14:val="1C1D1E"/>
              </w14:solidFill>
            </w14:textFill>
          </w:rPr>
          <w:t xml:space="preserve">W from US Climate Data 2016; </w:t>
        </w:r>
      </w:ins>
      <w:ins w:id="239" w:date="2020-02-15T09:28:35Z" w:author="zenrunner">
        <w:r>
          <w:rPr>
            <w:rStyle w:val="Hyperlink.1"/>
            <w:rFonts w:ascii="Helvetica" w:cs="Helvetica" w:hAnsi="Helvetica" w:eastAsia="Helvetica"/>
            <w:b w:val="1"/>
            <w:bCs w:val="1"/>
            <w:outline w:val="0"/>
            <w:color w:val="2e7aad"/>
            <w:sz w:val="32"/>
            <w:szCs w:val="32"/>
            <w:u w:val="single" w:color="2e7aad"/>
            <w:rtl w:val="0"/>
            <w14:textFill>
              <w14:solidFill>
                <w14:srgbClr w14:val="2F7BAE"/>
              </w14:solidFill>
            </w14:textFill>
          </w:rPr>
          <w:fldChar w:fldCharType="begin" w:fldLock="0"/>
        </w:r>
      </w:ins>
      <w:ins w:id="240" w:date="2020-02-15T09:28:35Z" w:author="zenrunner">
        <w:r>
          <w:rPr>
            <w:rStyle w:val="Hyperlink.1"/>
            <w:rFonts w:ascii="Helvetica" w:cs="Helvetica" w:hAnsi="Helvetica" w:eastAsia="Helvetica"/>
            <w:b w:val="1"/>
            <w:bCs w:val="1"/>
            <w:outline w:val="0"/>
            <w:color w:val="2e7aad"/>
            <w:sz w:val="32"/>
            <w:szCs w:val="32"/>
            <w:u w:val="single" w:color="2e7aad"/>
            <w:rtl w:val="0"/>
            <w14:textFill>
              <w14:solidFill>
                <w14:srgbClr w14:val="2F7BAE"/>
              </w14:solidFill>
            </w14:textFill>
          </w:rPr>
          <w:instrText xml:space="preserve"> HYPERLINK "https://www.usclimatedata.com/"</w:instrText>
        </w:r>
      </w:ins>
      <w:ins w:id="241" w:date="2020-02-15T09:28:35Z" w:author="zenrunner">
        <w:r>
          <w:rPr>
            <w:rStyle w:val="Hyperlink.1"/>
            <w:rFonts w:ascii="Helvetica" w:cs="Helvetica" w:hAnsi="Helvetica" w:eastAsia="Helvetica"/>
            <w:b w:val="1"/>
            <w:bCs w:val="1"/>
            <w:outline w:val="0"/>
            <w:color w:val="2e7aad"/>
            <w:sz w:val="32"/>
            <w:szCs w:val="32"/>
            <w:u w:val="single" w:color="2e7aad"/>
            <w:rtl w:val="0"/>
            <w14:textFill>
              <w14:solidFill>
                <w14:srgbClr w14:val="2F7BAE"/>
              </w14:solidFill>
            </w14:textFill>
          </w:rPr>
          <w:fldChar w:fldCharType="separate" w:fldLock="0"/>
        </w:r>
      </w:ins>
      <w:ins w:id="242" w:date="2020-02-15T09:28:35Z" w:author="zenrunner">
        <w:r>
          <w:rPr>
            <w:rStyle w:val="Hyperlink.1"/>
            <w:rFonts w:ascii="Helvetica" w:hAnsi="Helvetica"/>
            <w:b w:val="1"/>
            <w:bCs w:val="1"/>
            <w:outline w:val="0"/>
            <w:color w:val="2e7aad"/>
            <w:sz w:val="32"/>
            <w:szCs w:val="32"/>
            <w:u w:val="single" w:color="2e7aad"/>
            <w:rtl w:val="0"/>
            <w:lang w:val="en-US"/>
            <w14:textFill>
              <w14:solidFill>
                <w14:srgbClr w14:val="2F7BAE"/>
              </w14:solidFill>
            </w14:textFill>
          </w:rPr>
          <w:t>https://www.usclimatedata.com/</w:t>
        </w:r>
      </w:ins>
      <w:ins w:id="243" w:date="2020-02-15T09:28:35Z" w:author="zenrunner">
        <w:r>
          <w:rPr>
            <w:rFonts w:ascii="Helvetica" w:cs="Helvetica" w:hAnsi="Helvetica" w:eastAsia="Helvetica"/>
            <w:outline w:val="0"/>
            <w:color w:val="1b1d1e"/>
            <w:sz w:val="32"/>
            <w:szCs w:val="32"/>
            <w:rtl w:val="0"/>
            <w14:textFill>
              <w14:solidFill>
                <w14:srgbClr w14:val="1C1D1E"/>
              </w14:solidFill>
            </w14:textFill>
          </w:rPr>
          <w:fldChar w:fldCharType="end" w:fldLock="0"/>
        </w:r>
      </w:ins>
      <w:ins w:id="244" w:date="2020-02-15T09:28:35Z" w:author="zenrunner">
        <w:r>
          <w:rPr>
            <w:rFonts w:ascii="Helvetica" w:hAnsi="Helvetica"/>
            <w:outline w:val="0"/>
            <w:color w:val="1b1d1e"/>
            <w:sz w:val="32"/>
            <w:szCs w:val="32"/>
            <w:rtl w:val="0"/>
            <w:lang w:val="en-US"/>
            <w14:textFill>
              <w14:solidFill>
                <w14:srgbClr w14:val="1C1D1E"/>
              </w14:solidFill>
            </w14:textFill>
          </w:rPr>
          <w:t>). During the 2013</w:t>
        </w:r>
      </w:ins>
      <w:ins w:id="245" w:date="2020-02-15T09:28:35Z" w:author="zenrunner">
        <w:r>
          <w:rPr>
            <w:rFonts w:ascii="Helvetica" w:hAnsi="Helvetica" w:hint="default"/>
            <w:outline w:val="0"/>
            <w:color w:val="1b1d1e"/>
            <w:sz w:val="32"/>
            <w:szCs w:val="32"/>
            <w:rtl w:val="0"/>
            <w:lang w:val="en-US"/>
            <w14:textFill>
              <w14:solidFill>
                <w14:srgbClr w14:val="1C1D1E"/>
              </w14:solidFill>
            </w14:textFill>
          </w:rPr>
          <w:t>–</w:t>
        </w:r>
      </w:ins>
      <w:ins w:id="246" w:date="2020-02-15T09:28:35Z" w:author="zenrunner">
        <w:r>
          <w:rPr>
            <w:rFonts w:ascii="Helvetica" w:hAnsi="Helvetica"/>
            <w:outline w:val="0"/>
            <w:color w:val="1b1d1e"/>
            <w:sz w:val="32"/>
            <w:szCs w:val="32"/>
            <w:rtl w:val="0"/>
            <w:lang w:val="en-US"/>
            <w14:textFill>
              <w14:solidFill>
                <w14:srgbClr w14:val="1C1D1E"/>
              </w14:solidFill>
            </w14:textFill>
          </w:rPr>
          <w:t xml:space="preserve">2014 growing season from October to April, rainfall within this region was classified as an exceptional drought (D4, the highest category) by the United States Drought Monitor (United States Drought Monitor, </w:t>
        </w:r>
      </w:ins>
      <w:ins w:id="247" w:date="2020-02-15T09:28:35Z" w:author="zenrunner">
        <w:r>
          <w:rPr>
            <w:rStyle w:val="Hyperlink.1"/>
            <w:rFonts w:ascii="Helvetica" w:hAnsi="Helvetica"/>
            <w:b w:val="1"/>
            <w:bCs w:val="1"/>
            <w:outline w:val="0"/>
            <w:color w:val="2e7aad"/>
            <w:sz w:val="32"/>
            <w:szCs w:val="32"/>
            <w:u w:val="single" w:color="2e7aad"/>
            <w:rtl w:val="0"/>
            <w:lang w:val="en-US"/>
            <w14:textFill>
              <w14:solidFill>
                <w14:srgbClr w14:val="2F7BAE"/>
              </w14:solidFill>
            </w14:textFill>
          </w:rPr>
          <w:t>2016</w:t>
        </w:r>
      </w:ins>
      <w:ins w:id="248" w:date="2020-02-15T09:28:35Z" w:author="zenrunner">
        <w:r>
          <w:rPr>
            <w:rStyle w:val="None"/>
            <w:rFonts w:ascii="Helvetica" w:hAnsi="Helvetica"/>
            <w:outline w:val="0"/>
            <w:color w:val="1b1d1e"/>
            <w:sz w:val="32"/>
            <w:szCs w:val="32"/>
            <w:u w:color="2e7aad"/>
            <w:rtl w:val="0"/>
            <w:lang w:val="en-US"/>
            <w14:textFill>
              <w14:solidFill>
                <w14:srgbClr w14:val="1C1D1E"/>
              </w14:solidFill>
            </w14:textFill>
          </w:rPr>
          <w:t xml:space="preserve">). The total amount of precipitation that fell during this period was </w:t>
        </w:r>
      </w:ins>
      <w:ins w:id="249" w:date="2020-02-15T09:28:35Z" w:author="zenrunner">
        <w:r>
          <w:rPr>
            <w:rStyle w:val="None"/>
            <w:rFonts w:ascii="Helvetica" w:hAnsi="Helvetica"/>
            <w:i w:val="1"/>
            <w:iCs w:val="1"/>
            <w:outline w:val="0"/>
            <w:color w:val="1b1d1e"/>
            <w:sz w:val="32"/>
            <w:szCs w:val="32"/>
            <w:u w:color="2e7aad"/>
            <w:rtl w:val="0"/>
            <w:lang w:val="en-US"/>
            <w14:textFill>
              <w14:solidFill>
                <w14:srgbClr w14:val="1C1D1E"/>
              </w14:solidFill>
            </w14:textFill>
          </w:rPr>
          <w:t>c</w:t>
        </w:r>
      </w:ins>
      <w:ins w:id="250" w:date="2020-02-15T09:28:35Z" w:author="zenrunner">
        <w:r>
          <w:rPr>
            <w:rStyle w:val="None"/>
            <w:rFonts w:ascii="Helvetica" w:hAnsi="Helvetica"/>
            <w:outline w:val="0"/>
            <w:color w:val="1b1d1e"/>
            <w:sz w:val="32"/>
            <w:szCs w:val="32"/>
            <w:u w:color="2e7aad"/>
            <w:rtl w:val="0"/>
            <w:lang w:val="en-US"/>
            <w14:textFill>
              <w14:solidFill>
                <w14:srgbClr w14:val="1C1D1E"/>
              </w14:solidFill>
            </w14:textFill>
          </w:rPr>
          <w:t>. 8.5</w:t>
        </w:r>
      </w:ins>
      <w:ins w:id="251" w:date="2020-02-15T09:28:35Z" w:author="zenrunner">
        <w:r>
          <w:rPr>
            <w:rStyle w:val="None"/>
            <w:rFonts w:ascii="Helvetica" w:hAnsi="Helvetica" w:hint="default"/>
            <w:outline w:val="0"/>
            <w:color w:val="1b1d1e"/>
            <w:sz w:val="32"/>
            <w:szCs w:val="32"/>
            <w:u w:color="2e7aad"/>
            <w:rtl w:val="0"/>
            <w:lang w:val="en-US"/>
            <w14:textFill>
              <w14:solidFill>
                <w14:srgbClr w14:val="1C1D1E"/>
              </w14:solidFill>
            </w14:textFill>
          </w:rPr>
          <w:t> </w:t>
        </w:r>
      </w:ins>
      <w:ins w:id="252" w:date="2020-02-15T09:28:35Z" w:author="zenrunner">
        <w:r>
          <w:rPr>
            <w:rStyle w:val="None"/>
            <w:rFonts w:ascii="Helvetica" w:hAnsi="Helvetica"/>
            <w:outline w:val="0"/>
            <w:color w:val="1b1d1e"/>
            <w:sz w:val="32"/>
            <w:szCs w:val="32"/>
            <w:u w:color="2e7aad"/>
            <w:rtl w:val="0"/>
            <w:lang w:val="en-US"/>
            <w14:textFill>
              <w14:solidFill>
                <w14:srgbClr w14:val="1C1D1E"/>
              </w14:solidFill>
            </w14:textFill>
          </w:rPr>
          <w:t xml:space="preserve">cm and represents </w:t>
        </w:r>
      </w:ins>
      <w:ins w:id="253" w:date="2020-02-15T09:28:35Z" w:author="zenrunner">
        <w:r>
          <w:rPr>
            <w:rStyle w:val="None"/>
            <w:rFonts w:ascii="Helvetica" w:hAnsi="Helvetica"/>
            <w:i w:val="1"/>
            <w:iCs w:val="1"/>
            <w:outline w:val="0"/>
            <w:color w:val="1b1d1e"/>
            <w:sz w:val="32"/>
            <w:szCs w:val="32"/>
            <w:u w:color="2e7aad"/>
            <w:rtl w:val="0"/>
            <w:lang w:val="en-US"/>
            <w14:textFill>
              <w14:solidFill>
                <w14:srgbClr w14:val="1C1D1E"/>
              </w14:solidFill>
            </w14:textFill>
          </w:rPr>
          <w:t>c</w:t>
        </w:r>
      </w:ins>
      <w:ins w:id="254" w:date="2020-02-15T09:28:35Z" w:author="zenrunner">
        <w:r>
          <w:rPr>
            <w:rStyle w:val="None"/>
            <w:rFonts w:ascii="Helvetica" w:hAnsi="Helvetica"/>
            <w:outline w:val="0"/>
            <w:color w:val="1b1d1e"/>
            <w:sz w:val="32"/>
            <w:szCs w:val="32"/>
            <w:u w:color="2e7aad"/>
            <w:rtl w:val="0"/>
            <w:lang w:val="en-US"/>
            <w14:textFill>
              <w14:solidFill>
                <w14:srgbClr w14:val="1C1D1E"/>
              </w14:solidFill>
            </w14:textFill>
          </w:rPr>
          <w:t xml:space="preserve">. 33% of the average annual precipitation (US Climate Data 2014; </w:t>
        </w:r>
      </w:ins>
      <w:ins w:id="255" w:date="2020-02-15T09:28:35Z" w:author="zenrunner">
        <w:r>
          <w:rPr>
            <w:rStyle w:val="Hyperlink.1"/>
            <w:rFonts w:ascii="Helvetica" w:cs="Helvetica" w:hAnsi="Helvetica" w:eastAsia="Helvetica"/>
            <w:b w:val="1"/>
            <w:bCs w:val="1"/>
            <w:outline w:val="0"/>
            <w:color w:val="2e7aad"/>
            <w:sz w:val="32"/>
            <w:szCs w:val="32"/>
            <w:u w:val="single" w:color="2e7aad"/>
            <w:rtl w:val="0"/>
            <w14:textFill>
              <w14:solidFill>
                <w14:srgbClr w14:val="2F7BAE"/>
              </w14:solidFill>
            </w14:textFill>
          </w:rPr>
          <w:fldChar w:fldCharType="begin" w:fldLock="0"/>
        </w:r>
      </w:ins>
      <w:ins w:id="256" w:date="2020-02-15T09:28:35Z" w:author="zenrunner">
        <w:r>
          <w:rPr>
            <w:rStyle w:val="Hyperlink.1"/>
            <w:rFonts w:ascii="Helvetica" w:cs="Helvetica" w:hAnsi="Helvetica" w:eastAsia="Helvetica"/>
            <w:b w:val="1"/>
            <w:bCs w:val="1"/>
            <w:outline w:val="0"/>
            <w:color w:val="2e7aad"/>
            <w:sz w:val="32"/>
            <w:szCs w:val="32"/>
            <w:u w:val="single" w:color="2e7aad"/>
            <w:rtl w:val="0"/>
            <w14:textFill>
              <w14:solidFill>
                <w14:srgbClr w14:val="2F7BAE"/>
              </w14:solidFill>
            </w14:textFill>
          </w:rPr>
          <w:instrText xml:space="preserve"> HYPERLINK "https://www.usclimatedata.com/"</w:instrText>
        </w:r>
      </w:ins>
      <w:ins w:id="257" w:date="2020-02-15T09:28:35Z" w:author="zenrunner">
        <w:r>
          <w:rPr>
            <w:rStyle w:val="Hyperlink.1"/>
            <w:rFonts w:ascii="Helvetica" w:cs="Helvetica" w:hAnsi="Helvetica" w:eastAsia="Helvetica"/>
            <w:b w:val="1"/>
            <w:bCs w:val="1"/>
            <w:outline w:val="0"/>
            <w:color w:val="2e7aad"/>
            <w:sz w:val="32"/>
            <w:szCs w:val="32"/>
            <w:u w:val="single" w:color="2e7aad"/>
            <w:rtl w:val="0"/>
            <w14:textFill>
              <w14:solidFill>
                <w14:srgbClr w14:val="2F7BAE"/>
              </w14:solidFill>
            </w14:textFill>
          </w:rPr>
          <w:fldChar w:fldCharType="separate" w:fldLock="0"/>
        </w:r>
      </w:ins>
      <w:ins w:id="258" w:date="2020-02-15T09:28:35Z" w:author="zenrunner">
        <w:r>
          <w:rPr>
            <w:rStyle w:val="Hyperlink.1"/>
            <w:rFonts w:ascii="Helvetica" w:hAnsi="Helvetica"/>
            <w:b w:val="1"/>
            <w:bCs w:val="1"/>
            <w:outline w:val="0"/>
            <w:color w:val="2e7aad"/>
            <w:sz w:val="32"/>
            <w:szCs w:val="32"/>
            <w:u w:val="single" w:color="2e7aad"/>
            <w:rtl w:val="0"/>
            <w:lang w:val="en-US"/>
            <w14:textFill>
              <w14:solidFill>
                <w14:srgbClr w14:val="2F7BAE"/>
              </w14:solidFill>
            </w14:textFill>
          </w:rPr>
          <w:t>https://www.usclimatedata.com/</w:t>
        </w:r>
      </w:ins>
      <w:ins w:id="259" w:date="2020-02-15T09:28:35Z" w:author="zenrunner">
        <w:r>
          <w:rPr>
            <w:rFonts w:ascii="Helvetica" w:cs="Helvetica" w:hAnsi="Helvetica" w:eastAsia="Helvetica"/>
            <w:outline w:val="0"/>
            <w:color w:val="1b1d1e"/>
            <w:sz w:val="32"/>
            <w:szCs w:val="32"/>
            <w:rtl w:val="0"/>
            <w14:textFill>
              <w14:solidFill>
                <w14:srgbClr w14:val="1C1D1E"/>
              </w14:solidFill>
            </w14:textFill>
          </w:rPr>
          <w:fldChar w:fldCharType="end" w:fldLock="0"/>
        </w:r>
      </w:ins>
      <w:ins w:id="260" w:date="2020-02-15T09:28:35Z" w:author="zenrunner">
        <w:r>
          <w:rPr>
            <w:rStyle w:val="None"/>
            <w:rFonts w:ascii="Helvetica" w:hAnsi="Helvetica"/>
            <w:outline w:val="0"/>
            <w:color w:val="1b1d1e"/>
            <w:sz w:val="32"/>
            <w:szCs w:val="32"/>
            <w:u w:color="2e7aad"/>
            <w:rtl w:val="0"/>
            <w:lang w:val="en-US"/>
            <w14:textFill>
              <w14:solidFill>
                <w14:srgbClr w14:val="1C1D1E"/>
              </w14:solidFill>
            </w14:textFill>
          </w:rPr>
          <w:t>)</w:t>
        </w:r>
      </w:ins>
    </w:p>
    <w:p>
      <w:pPr>
        <w:pStyle w:val="Body"/>
        <w:spacing w:after="0" w:line="480" w:lineRule="auto"/>
        <w:ind w:firstLine="720"/>
        <w:jc w:val="both"/>
        <w:rPr>
          <w:ins w:id="261" w:date="2020-02-15T09:28:35Z" w:author="zenrunner"/>
          <w:rStyle w:val="None"/>
          <w:rFonts w:ascii="Times New Roman" w:cs="Times New Roman" w:hAnsi="Times New Roman" w:eastAsia="Times New Roman"/>
          <w:sz w:val="24"/>
          <w:szCs w:val="24"/>
        </w:rPr>
      </w:pPr>
    </w:p>
    <w:p>
      <w:pPr>
        <w:pStyle w:val="Body"/>
        <w:spacing w:after="0" w:line="480" w:lineRule="auto"/>
        <w:ind w:firstLine="720"/>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b w:val="1"/>
          <w:bCs w:val="1"/>
          <w:i w:val="1"/>
          <w:iCs w:val="1"/>
          <w:sz w:val="24"/>
          <w:szCs w:val="24"/>
        </w:rPr>
      </w:pPr>
      <w:r>
        <w:rPr>
          <w:rStyle w:val="None"/>
          <w:rFonts w:ascii="Times New Roman" w:hAnsi="Times New Roman"/>
          <w:b w:val="1"/>
          <w:bCs w:val="1"/>
          <w:i w:val="1"/>
          <w:iCs w:val="1"/>
          <w:sz w:val="24"/>
          <w:szCs w:val="24"/>
          <w:rtl w:val="0"/>
          <w:lang w:val="en-US"/>
        </w:rPr>
        <w:t>Statistical Analyses</w:t>
      </w:r>
    </w:p>
    <w:p>
      <w:pPr>
        <w:pStyle w:val="Body"/>
        <w:spacing w:after="0" w:line="480" w:lineRule="auto"/>
        <w:ind w:firstLine="720"/>
        <w:jc w:val="both"/>
        <w:rPr>
          <w:ins w:id="262" w:date="2020-02-15T09:36:59Z" w:author="zenrunne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All statistics were performed using R version 3.6.1</w:t>
      </w:r>
      <w:r>
        <w:rPr>
          <w:rStyle w:val="None"/>
          <w:rFonts w:ascii="Times New Roman" w:hAnsi="Times New Roman"/>
          <w:sz w:val="24"/>
          <w:szCs w:val="24"/>
          <w:vertAlign w:val="superscript"/>
          <w:rtl w:val="0"/>
        </w:rPr>
        <w:t>24</w:t>
      </w:r>
      <w:r>
        <w:rPr>
          <w:rStyle w:val="None"/>
          <w:rFonts w:ascii="Times New Roman" w:hAnsi="Times New Roman"/>
          <w:sz w:val="24"/>
          <w:szCs w:val="24"/>
          <w:rtl w:val="0"/>
        </w:rPr>
        <w:t xml:space="preserve">. </w:t>
      </w:r>
      <w:del w:id="263" w:date="2020-02-15T09:30:23Z" w:author="zenrunner">
        <w:r>
          <w:rPr>
            <w:rStyle w:val="None"/>
            <w:rFonts w:ascii="Times New Roman" w:hAnsi="Times New Roman"/>
            <w:sz w:val="24"/>
            <w:szCs w:val="24"/>
            <w:rtl w:val="0"/>
            <w:lang w:val="en-US"/>
          </w:rPr>
          <w:delText xml:space="preserve">Workflows can be found on: </w:delText>
        </w:r>
      </w:del>
      <w:del w:id="264" w:date="2020-02-15T09:30:23Z" w:author="zenrunner">
        <w:r>
          <w:rPr>
            <w:rStyle w:val="Hyperlink.0"/>
          </w:rPr>
          <w:fldChar w:fldCharType="begin" w:fldLock="0"/>
        </w:r>
      </w:del>
      <w:del w:id="265" w:date="2020-02-15T09:30:23Z" w:author="zenrunner">
        <w:r>
          <w:rPr>
            <w:rStyle w:val="Hyperlink.0"/>
          </w:rPr>
          <w:delInstrText xml:space="preserve"> HYPERLINK "https://nargolg1.github.io/Animal-Behaviour-and-Climate-project/CH3/shelter-comparison.html"</w:delInstrText>
        </w:r>
      </w:del>
      <w:del w:id="266" w:date="2020-02-15T09:30:23Z" w:author="zenrunner">
        <w:r>
          <w:rPr>
            <w:rStyle w:val="Hyperlink.0"/>
          </w:rPr>
          <w:fldChar w:fldCharType="separate" w:fldLock="0"/>
        </w:r>
      </w:del>
      <w:del w:id="267" w:date="2020-02-15T09:30:23Z" w:author="zenrunner">
        <w:r>
          <w:rPr>
            <w:rStyle w:val="Hyperlink.0"/>
            <w:rtl w:val="0"/>
            <w:lang w:val="en-US"/>
          </w:rPr>
          <w:delText>https://nargolg1.github.io/Animal-Behaviour-and-Climate-project/CH3/shelter-comparison.html</w:delText>
        </w:r>
      </w:del>
      <w:del w:id="268" w:date="2020-02-15T09:30:23Z" w:author="zenrunner">
        <w:r>
          <w:rPr/>
          <w:fldChar w:fldCharType="end" w:fldLock="0"/>
        </w:r>
      </w:del>
      <w:del w:id="269" w:date="2020-02-15T09:30:23Z" w:author="zenrunner">
        <w:r>
          <w:rPr>
            <w:rStyle w:val="None"/>
            <w:rFonts w:ascii="Times New Roman" w:hAnsi="Times New Roman"/>
            <w:sz w:val="24"/>
            <w:szCs w:val="24"/>
            <w:rtl w:val="0"/>
          </w:rPr>
          <w:delText xml:space="preserve">. </w:delText>
        </w:r>
      </w:del>
      <w:ins w:id="270" w:date="2020-02-15T09:30:44Z" w:author="zenrunner">
        <w:r>
          <w:rPr>
            <w:rStyle w:val="None"/>
            <w:rFonts w:ascii="Times New Roman" w:hAnsi="Times New Roman"/>
            <w:sz w:val="24"/>
            <w:szCs w:val="24"/>
            <w:rtl w:val="0"/>
            <w:lang w:val="en-US"/>
          </w:rPr>
          <w:t xml:space="preserve">Code is published at Zenodo (citation), and data are published at Figshare (citation). </w:t>
        </w:r>
      </w:ins>
      <w:del w:id="271" w:date="2020-02-15T09:31:02Z" w:author="zenrunner">
        <w:r>
          <w:rPr>
            <w:rStyle w:val="None"/>
            <w:rFonts w:ascii="Times New Roman" w:hAnsi="Times New Roman"/>
            <w:sz w:val="24"/>
            <w:szCs w:val="24"/>
            <w:rtl w:val="0"/>
            <w:lang w:val="en-US"/>
          </w:rPr>
          <w:delText>Temperature and light data distribution were looked at (</w:delText>
        </w:r>
      </w:del>
      <w:del w:id="272" w:date="2020-02-15T09:31:02Z" w:author="zenrunner">
        <w:r>
          <w:rPr>
            <w:rStyle w:val="None"/>
            <w:rFonts w:ascii="Times New Roman" w:hAnsi="Times New Roman"/>
            <w:i w:val="1"/>
            <w:iCs w:val="1"/>
            <w:sz w:val="24"/>
            <w:szCs w:val="24"/>
            <w:rtl w:val="0"/>
            <w:lang w:val="en-US"/>
          </w:rPr>
          <w:delText xml:space="preserve">ggqqplot </w:delText>
        </w:r>
      </w:del>
      <w:del w:id="273" w:date="2020-02-15T09:31:02Z" w:author="zenrunner">
        <w:r>
          <w:rPr>
            <w:rStyle w:val="None"/>
            <w:rFonts w:ascii="Times New Roman" w:hAnsi="Times New Roman"/>
            <w:sz w:val="24"/>
            <w:szCs w:val="24"/>
            <w:rtl w:val="0"/>
            <w:lang w:val="en-US"/>
          </w:rPr>
          <w:delText xml:space="preserve">function, </w:delText>
        </w:r>
      </w:del>
      <w:del w:id="274" w:date="2020-02-15T09:31:02Z" w:author="zenrunner">
        <w:r>
          <w:rPr>
            <w:rStyle w:val="None"/>
            <w:rFonts w:ascii="Times New Roman" w:hAnsi="Times New Roman"/>
            <w:i w:val="1"/>
            <w:iCs w:val="1"/>
            <w:sz w:val="24"/>
            <w:szCs w:val="24"/>
            <w:rtl w:val="0"/>
            <w:lang w:val="nl-NL"/>
          </w:rPr>
          <w:delText>ggplot2</w:delText>
        </w:r>
      </w:del>
      <w:del w:id="275" w:date="2020-02-15T09:31:02Z" w:author="zenrunner">
        <w:r>
          <w:rPr>
            <w:rStyle w:val="None"/>
            <w:rFonts w:ascii="Times New Roman" w:hAnsi="Times New Roman"/>
            <w:sz w:val="24"/>
            <w:szCs w:val="24"/>
            <w:vertAlign w:val="superscript"/>
            <w:rtl w:val="0"/>
          </w:rPr>
          <w:delText>25</w:delText>
        </w:r>
      </w:del>
      <w:del w:id="276" w:date="2020-02-15T09:31:02Z" w:author="zenrunner">
        <w:r>
          <w:rPr>
            <w:rStyle w:val="None"/>
            <w:rFonts w:ascii="Times New Roman" w:hAnsi="Times New Roman"/>
            <w:sz w:val="24"/>
            <w:szCs w:val="24"/>
            <w:rtl w:val="0"/>
            <w:lang w:val="en-US"/>
          </w:rPr>
          <w:delText xml:space="preserve"> library) where temperature followed a positively-skewed, normal distribution and intensity appeared to have an Poisson distribution. All zeros for the intensity parameter were omitted as they corresponded to afternoon/evening when there was naturally total darkness, in order not to interfere with true shelter light blockage analyses. </w:delText>
        </w:r>
      </w:del>
      <w:r>
        <w:rPr>
          <w:rStyle w:val="None"/>
          <w:rFonts w:ascii="Times New Roman" w:hAnsi="Times New Roman"/>
          <w:sz w:val="24"/>
          <w:szCs w:val="24"/>
          <w:rtl w:val="0"/>
          <w:lang w:val="en-US"/>
        </w:rPr>
        <w:t>The relationship between temperature and light intensity was examined using Kendall</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rank correlation (non-parametric, continuous data)</w:t>
      </w:r>
      <w:del w:id="277" w:date="2020-02-15T09:31:10Z" w:author="zenrunner">
        <w:r>
          <w:rPr>
            <w:rStyle w:val="None"/>
            <w:rFonts w:ascii="Times New Roman" w:hAnsi="Times New Roman"/>
            <w:sz w:val="24"/>
            <w:szCs w:val="24"/>
            <w:rtl w:val="0"/>
          </w:rPr>
          <w:delText>,</w:delText>
        </w:r>
      </w:del>
      <w:r>
        <w:rPr>
          <w:rStyle w:val="None"/>
          <w:rFonts w:ascii="Times New Roman" w:hAnsi="Times New Roman"/>
          <w:sz w:val="24"/>
          <w:szCs w:val="24"/>
          <w:rtl w:val="0"/>
        </w:rPr>
        <w:t xml:space="preserve"> </w:t>
      </w:r>
      <w:ins w:id="278" w:date="2020-02-15T09:31:33Z" w:author="zenrunner">
        <w:r>
          <w:rPr>
            <w:rStyle w:val="None"/>
            <w:rFonts w:ascii="Times New Roman" w:hAnsi="Times New Roman"/>
            <w:sz w:val="24"/>
            <w:szCs w:val="24"/>
            <w:rtl w:val="0"/>
            <w:lang w:val="en-US"/>
          </w:rPr>
          <w:t>state stats tested used only not how your plotted.</w:t>
        </w:r>
      </w:ins>
      <w:del w:id="279" w:date="2020-02-15T09:31:23Z" w:author="zenrunner">
        <w:r>
          <w:rPr>
            <w:rStyle w:val="None"/>
            <w:rFonts w:ascii="Times New Roman" w:hAnsi="Times New Roman"/>
            <w:sz w:val="24"/>
            <w:szCs w:val="24"/>
            <w:rtl w:val="0"/>
            <w:lang w:val="en-US"/>
          </w:rPr>
          <w:delText xml:space="preserve">as well as scatterplots with </w:delText>
        </w:r>
      </w:del>
      <w:del w:id="280" w:date="2020-02-15T09:31:23Z" w:author="zenrunner">
        <w:r>
          <w:rPr>
            <w:rStyle w:val="None"/>
            <w:rFonts w:ascii="Times New Roman" w:hAnsi="Times New Roman"/>
            <w:i w:val="1"/>
            <w:iCs w:val="1"/>
            <w:sz w:val="24"/>
            <w:szCs w:val="24"/>
            <w:rtl w:val="0"/>
            <w:lang w:val="en-US"/>
          </w:rPr>
          <w:delText>Generalized Linear Model (GLM)</w:delText>
        </w:r>
      </w:del>
      <w:del w:id="281" w:date="2020-02-15T09:31:23Z" w:author="zenrunner">
        <w:r>
          <w:rPr>
            <w:rStyle w:val="None"/>
            <w:rFonts w:ascii="Times New Roman" w:hAnsi="Times New Roman"/>
            <w:sz w:val="24"/>
            <w:szCs w:val="24"/>
            <w:rtl w:val="0"/>
            <w:lang w:val="en-US"/>
          </w:rPr>
          <w:delText xml:space="preserve"> fitted regression lines for the different time-blocks and light blockage intensities using the function ggplot from the package </w:delText>
        </w:r>
      </w:del>
      <w:del w:id="282" w:date="2020-02-15T09:31:23Z" w:author="zenrunner">
        <w:r>
          <w:rPr>
            <w:rStyle w:val="None"/>
            <w:rFonts w:ascii="Times New Roman" w:hAnsi="Times New Roman"/>
            <w:i w:val="1"/>
            <w:iCs w:val="1"/>
            <w:sz w:val="24"/>
            <w:szCs w:val="24"/>
            <w:rtl w:val="0"/>
            <w:lang w:val="nl-NL"/>
          </w:rPr>
          <w:delText>ggplot2</w:delText>
        </w:r>
      </w:del>
      <w:del w:id="283" w:date="2020-02-15T09:31:23Z" w:author="zenrunner">
        <w:r>
          <w:rPr>
            <w:rStyle w:val="None"/>
            <w:rFonts w:ascii="Times New Roman" w:hAnsi="Times New Roman"/>
            <w:sz w:val="24"/>
            <w:szCs w:val="24"/>
            <w:rtl w:val="0"/>
          </w:rPr>
          <w:delText>.</w:delText>
        </w:r>
      </w:del>
      <w:r>
        <w:rPr>
          <w:rStyle w:val="None"/>
          <w:rFonts w:ascii="Times New Roman" w:hAnsi="Times New Roman"/>
          <w:sz w:val="24"/>
          <w:szCs w:val="24"/>
          <w:rtl w:val="0"/>
          <w:lang w:val="en-US"/>
        </w:rPr>
        <w:t xml:space="preserve"> GLMs were used to compare </w:t>
      </w:r>
      <w:del w:id="284" w:date="2020-02-15T09:31:39Z" w:author="zenrunner">
        <w:r>
          <w:rPr>
            <w:rStyle w:val="None"/>
            <w:rFonts w:ascii="Times New Roman" w:hAnsi="Times New Roman"/>
            <w:sz w:val="24"/>
            <w:szCs w:val="24"/>
            <w:rtl w:val="0"/>
            <w:lang w:val="en-US"/>
          </w:rPr>
          <w:delText xml:space="preserve">between </w:delText>
        </w:r>
      </w:del>
      <w:r>
        <w:rPr>
          <w:rStyle w:val="None"/>
          <w:rFonts w:ascii="Times New Roman" w:hAnsi="Times New Roman"/>
          <w:sz w:val="24"/>
          <w:szCs w:val="24"/>
          <w:rtl w:val="0"/>
          <w:lang w:val="en-US"/>
        </w:rPr>
        <w:t>temperatures, shape, and cover type with time block serving as a co</w:t>
      </w:r>
      <w:del w:id="285" w:date="2020-02-15T09:31:42Z" w:author="zenrunner">
        <w:r>
          <w:rPr>
            <w:rStyle w:val="None"/>
            <w:rFonts w:ascii="Times New Roman" w:hAnsi="Times New Roman"/>
            <w:sz w:val="24"/>
            <w:szCs w:val="24"/>
            <w:rtl w:val="0"/>
          </w:rPr>
          <w:delText>-</w:delText>
        </w:r>
      </w:del>
      <w:r>
        <w:rPr>
          <w:rStyle w:val="None"/>
          <w:rFonts w:ascii="Times New Roman" w:hAnsi="Times New Roman"/>
          <w:sz w:val="24"/>
          <w:szCs w:val="24"/>
          <w:rtl w:val="0"/>
        </w:rPr>
        <w:t>variate</w:t>
      </w:r>
      <w:ins w:id="286" w:date="2020-02-15T09:31:47Z" w:author="zenrunner">
        <w:r>
          <w:rPr>
            <w:rStyle w:val="None"/>
            <w:rFonts w:ascii="Times New Roman" w:hAnsi="Times New Roman"/>
            <w:sz w:val="24"/>
            <w:szCs w:val="24"/>
            <w:rtl w:val="0"/>
            <w:lang w:val="en-US"/>
          </w:rPr>
          <w:t xml:space="preserve"> (Citations)</w:t>
        </w:r>
      </w:ins>
      <w:r>
        <w:rPr>
          <w:rStyle w:val="None"/>
          <w:rFonts w:ascii="Times New Roman" w:hAnsi="Times New Roman"/>
          <w:sz w:val="24"/>
          <w:szCs w:val="24"/>
          <w:rtl w:val="0"/>
        </w:rPr>
        <w:t xml:space="preserve">. </w:t>
      </w:r>
      <w:del w:id="287" w:date="2020-02-15T09:32:06Z" w:author="zenrunner">
        <w:r>
          <w:rPr>
            <w:rStyle w:val="None"/>
            <w:rFonts w:ascii="Times New Roman" w:hAnsi="Times New Roman"/>
            <w:sz w:val="24"/>
            <w:szCs w:val="24"/>
            <w:rtl w:val="0"/>
            <w:lang w:val="en-US"/>
          </w:rPr>
          <w:delText>This model was fitted with a Gaussian distribution. A similar model was used for intensity with a Poisson fit.</w:delText>
        </w:r>
      </w:del>
      <w:ins w:id="288" w:date="2020-02-15T09:32:27Z" w:author="zenrunner">
        <w:r>
          <w:rPr>
            <w:rStyle w:val="None"/>
            <w:rFonts w:ascii="Times New Roman" w:hAnsi="Times New Roman"/>
            <w:sz w:val="24"/>
            <w:szCs w:val="24"/>
            <w:rtl w:val="0"/>
            <w:lang w:val="en-US"/>
          </w:rPr>
          <w:t>Reword dand state more clearly how you tested distribution to decide what model to fit.</w:t>
        </w:r>
      </w:ins>
      <w:r>
        <w:rPr>
          <w:rStyle w:val="None"/>
          <w:rFonts w:ascii="Times New Roman" w:hAnsi="Times New Roman"/>
          <w:sz w:val="24"/>
          <w:szCs w:val="24"/>
          <w:rtl w:val="0"/>
          <w:lang w:val="en-US"/>
        </w:rPr>
        <w:t xml:space="preserve"> GLM dispersion parameters and AIC scores were used to compare and select the appropriate fit</w:t>
      </w:r>
      <w:ins w:id="289" w:date="2020-02-15T09:32:56Z" w:author="zenrunner">
        <w:r>
          <w:rPr>
            <w:rStyle w:val="None"/>
            <w:rFonts w:ascii="Times New Roman" w:hAnsi="Times New Roman"/>
            <w:sz w:val="24"/>
            <w:szCs w:val="24"/>
            <w:rtl w:val="0"/>
            <w:lang w:val="en-US"/>
          </w:rPr>
          <w:t xml:space="preserve"> (citations) - you mean to decide on what family to fit?</w:t>
        </w:r>
      </w:ins>
      <w:r>
        <w:rPr>
          <w:rStyle w:val="None"/>
          <w:rFonts w:ascii="Times New Roman" w:hAnsi="Times New Roman"/>
          <w:sz w:val="24"/>
          <w:szCs w:val="24"/>
          <w:rtl w:val="0"/>
        </w:rPr>
        <w:t xml:space="preserve">. </w:t>
      </w:r>
      <w:del w:id="290" w:date="2020-02-15T09:33:05Z" w:author="zenrunner">
        <w:r>
          <w:rPr>
            <w:rStyle w:val="None"/>
            <w:rFonts w:ascii="Times New Roman" w:hAnsi="Times New Roman"/>
            <w:sz w:val="24"/>
            <w:szCs w:val="24"/>
            <w:rtl w:val="0"/>
            <w:lang w:val="en-US"/>
          </w:rPr>
          <w:delText>An ANOVA with a Chi-square test was performed where all the variables in the both models were shown to be significant. Subsequently, a p</w:delText>
        </w:r>
      </w:del>
      <w:ins w:id="291" w:date="2020-02-15T09:33:05Z" w:author="zenrunner">
        <w:r>
          <w:rPr>
            <w:rStyle w:val="None"/>
            <w:rFonts w:ascii="Times New Roman" w:hAnsi="Times New Roman"/>
            <w:sz w:val="24"/>
            <w:szCs w:val="24"/>
            <w:rtl w:val="0"/>
            <w:lang w:val="en-US"/>
          </w:rPr>
          <w:t>P</w:t>
        </w:r>
      </w:ins>
      <w:r>
        <w:rPr>
          <w:rStyle w:val="None"/>
          <w:rFonts w:ascii="Times New Roman" w:hAnsi="Times New Roman"/>
          <w:sz w:val="24"/>
          <w:szCs w:val="24"/>
          <w:rtl w:val="0"/>
          <w:lang w:val="fr-FR"/>
        </w:rPr>
        <w:t xml:space="preserve">ost-hoc </w:t>
      </w:r>
      <w:del w:id="292" w:date="2020-02-15T09:33:10Z" w:author="zenrunner">
        <w:r>
          <w:rPr>
            <w:rStyle w:val="None"/>
            <w:rFonts w:ascii="Times New Roman" w:hAnsi="Times New Roman"/>
            <w:sz w:val="24"/>
            <w:szCs w:val="24"/>
            <w:rtl w:val="0"/>
            <w:lang w:val="en-US"/>
          </w:rPr>
          <w:delText>comparison of the GLMs was</w:delText>
        </w:r>
      </w:del>
      <w:ins w:id="293" w:date="2020-02-15T09:33:13Z" w:author="zenrunner">
        <w:r>
          <w:rPr>
            <w:rStyle w:val="None"/>
            <w:rFonts w:ascii="Times New Roman" w:hAnsi="Times New Roman"/>
            <w:sz w:val="24"/>
            <w:szCs w:val="24"/>
            <w:rtl w:val="0"/>
            <w:lang w:val="en-US"/>
          </w:rPr>
          <w:t>tests</w:t>
        </w:r>
      </w:ins>
      <w:r>
        <w:rPr>
          <w:rStyle w:val="None"/>
          <w:rFonts w:ascii="Times New Roman" w:hAnsi="Times New Roman"/>
          <w:sz w:val="24"/>
          <w:szCs w:val="24"/>
          <w:rtl w:val="0"/>
        </w:rPr>
        <w:t xml:space="preserve"> </w:t>
      </w:r>
      <w:del w:id="294" w:date="2020-02-15T09:33:16Z" w:author="zenrunner">
        <w:r>
          <w:rPr>
            <w:rStyle w:val="None"/>
            <w:rFonts w:ascii="Times New Roman" w:hAnsi="Times New Roman"/>
            <w:sz w:val="24"/>
            <w:szCs w:val="24"/>
            <w:rtl w:val="0"/>
            <w:lang w:val="en-US"/>
          </w:rPr>
          <w:delText xml:space="preserve">performed </w:delText>
        </w:r>
      </w:del>
      <w:ins w:id="295" w:date="2020-02-15T09:33:19Z" w:author="zenrunner">
        <w:r>
          <w:rPr>
            <w:rStyle w:val="None"/>
            <w:rFonts w:ascii="Times New Roman" w:hAnsi="Times New Roman"/>
            <w:sz w:val="24"/>
            <w:szCs w:val="24"/>
            <w:rtl w:val="0"/>
            <w:lang w:val="en-US"/>
          </w:rPr>
          <w:t xml:space="preserve">were does with </w:t>
        </w:r>
      </w:ins>
      <w:del w:id="296" w:date="2020-02-15T09:33:22Z" w:author="zenrunner">
        <w:r>
          <w:rPr>
            <w:rStyle w:val="None"/>
            <w:rFonts w:ascii="Times New Roman" w:hAnsi="Times New Roman"/>
            <w:sz w:val="24"/>
            <w:szCs w:val="24"/>
            <w:rtl w:val="0"/>
          </w:rPr>
          <w:delText>(</w:delText>
        </w:r>
      </w:del>
      <w:ins w:id="297" w:date="2020-02-15T09:33:22Z" w:author="zenrunner">
        <w:r>
          <w:rPr>
            <w:rStyle w:val="None"/>
            <w:rFonts w:ascii="Times New Roman" w:hAnsi="Times New Roman"/>
            <w:sz w:val="24"/>
            <w:szCs w:val="24"/>
            <w:rtl w:val="0"/>
            <w:lang w:val="en-US"/>
          </w:rPr>
          <w:t xml:space="preserve">the </w:t>
        </w:r>
      </w:ins>
      <w:r>
        <w:rPr>
          <w:rStyle w:val="None"/>
          <w:rFonts w:ascii="Times New Roman" w:hAnsi="Times New Roman"/>
          <w:sz w:val="24"/>
          <w:szCs w:val="24"/>
          <w:rtl w:val="0"/>
          <w:lang w:val="en-US"/>
        </w:rPr>
        <w:t xml:space="preserve">function </w:t>
      </w:r>
      <w:r>
        <w:rPr>
          <w:rStyle w:val="None"/>
          <w:rFonts w:ascii="Times New Roman" w:hAnsi="Times New Roman"/>
          <w:i w:val="1"/>
          <w:iCs w:val="1"/>
          <w:sz w:val="24"/>
          <w:szCs w:val="24"/>
          <w:rtl w:val="0"/>
          <w:lang w:val="en-US"/>
        </w:rPr>
        <w:t>emmeans</w:t>
      </w:r>
      <w:ins w:id="298" w:date="2020-02-15T09:33:26Z" w:author="zenrunner">
        <w:r>
          <w:rPr>
            <w:rStyle w:val="None"/>
            <w:rFonts w:ascii="Times New Roman" w:hAnsi="Times New Roman"/>
            <w:i w:val="1"/>
            <w:iCs w:val="1"/>
            <w:sz w:val="24"/>
            <w:szCs w:val="24"/>
            <w:rtl w:val="0"/>
            <w:lang w:val="en-US"/>
          </w:rPr>
          <w:t xml:space="preserve"> from  the</w:t>
        </w:r>
      </w:ins>
      <w:del w:id="299" w:date="2020-02-15T09:33:24Z" w:author="zenrunner">
        <w:r>
          <w:rPr>
            <w:rStyle w:val="None"/>
            <w:rFonts w:ascii="Times New Roman" w:hAnsi="Times New Roman"/>
            <w:sz w:val="24"/>
            <w:szCs w:val="24"/>
            <w:rtl w:val="0"/>
          </w:rPr>
          <w:delText>,</w:delText>
        </w:r>
      </w:del>
      <w:r>
        <w:rPr>
          <w:rStyle w:val="None"/>
          <w:rFonts w:ascii="Times New Roman" w:hAnsi="Times New Roman"/>
          <w:sz w:val="24"/>
          <w:szCs w:val="24"/>
          <w:rtl w:val="0"/>
        </w:rPr>
        <w:t xml:space="preserve"> </w:t>
      </w:r>
      <w:r>
        <w:rPr>
          <w:rStyle w:val="None"/>
          <w:rFonts w:ascii="Times New Roman" w:hAnsi="Times New Roman"/>
          <w:i w:val="1"/>
          <w:iCs w:val="1"/>
          <w:sz w:val="24"/>
          <w:szCs w:val="24"/>
          <w:rtl w:val="0"/>
          <w:lang w:val="en-US"/>
        </w:rPr>
        <w:t>emmeans</w:t>
      </w:r>
      <w:r>
        <w:rPr>
          <w:rStyle w:val="None"/>
          <w:rFonts w:ascii="Times New Roman" w:hAnsi="Times New Roman"/>
          <w:sz w:val="24"/>
          <w:szCs w:val="24"/>
          <w:rtl w:val="0"/>
          <w:lang w:val="en-US"/>
        </w:rPr>
        <w:t xml:space="preserve"> library)</w:t>
      </w:r>
      <w:r>
        <w:rPr>
          <w:rStyle w:val="None"/>
          <w:rFonts w:ascii="Times New Roman" w:hAnsi="Times New Roman"/>
          <w:sz w:val="24"/>
          <w:szCs w:val="24"/>
          <w:vertAlign w:val="superscript"/>
          <w:rtl w:val="0"/>
        </w:rPr>
        <w:t>26</w:t>
      </w:r>
      <w:del w:id="300" w:date="2020-02-15T09:33:31Z" w:author="zenrunner">
        <w:r>
          <w:rPr>
            <w:rStyle w:val="None"/>
            <w:rFonts w:ascii="Times New Roman" w:hAnsi="Times New Roman"/>
            <w:sz w:val="24"/>
            <w:szCs w:val="24"/>
            <w:rtl w:val="0"/>
            <w:lang w:val="en-US"/>
          </w:rPr>
          <w:delText xml:space="preserve"> to test for specific interactions</w:delText>
        </w:r>
      </w:del>
      <w:r>
        <w:rPr>
          <w:rStyle w:val="None"/>
          <w:rFonts w:ascii="Times New Roman" w:hAnsi="Times New Roman"/>
          <w:sz w:val="24"/>
          <w:szCs w:val="24"/>
          <w:rtl w:val="0"/>
        </w:rPr>
        <w:t xml:space="preserve">. </w:t>
      </w:r>
    </w:p>
    <w:p>
      <w:pPr>
        <w:pStyle w:val="Body"/>
        <w:spacing w:after="0" w:line="480" w:lineRule="auto"/>
        <w:ind w:firstLine="720"/>
        <w:jc w:val="both"/>
        <w:rPr>
          <w:ins w:id="301" w:date="2020-02-15T09:36:59Z" w:author="zenrunner"/>
          <w:rStyle w:val="None"/>
          <w:rFonts w:ascii="Times New Roman" w:cs="Times New Roman" w:hAnsi="Times New Roman" w:eastAsia="Times New Roman"/>
          <w:sz w:val="24"/>
          <w:szCs w:val="24"/>
        </w:rPr>
      </w:pPr>
    </w:p>
    <w:p>
      <w:pPr>
        <w:pStyle w:val="Body"/>
        <w:spacing w:after="0" w:line="480" w:lineRule="auto"/>
        <w:ind w:firstLine="720"/>
        <w:jc w:val="both"/>
        <w:rPr>
          <w:ins w:id="302" w:date="2020-02-15T09:36:59Z" w:author="zenrunner"/>
          <w:rStyle w:val="None"/>
          <w:rFonts w:ascii="Times New Roman" w:cs="Times New Roman" w:hAnsi="Times New Roman" w:eastAsia="Times New Roman"/>
          <w:sz w:val="24"/>
          <w:szCs w:val="24"/>
        </w:rPr>
      </w:pPr>
      <w:ins w:id="303" w:date="2020-02-15T09:36:59Z" w:author="zenrunner">
        <w:r>
          <w:rPr>
            <w:rStyle w:val="None"/>
            <w:rFonts w:ascii="Times New Roman" w:hAnsi="Times New Roman"/>
            <w:sz w:val="24"/>
            <w:szCs w:val="24"/>
            <w:rtl w:val="0"/>
            <w:lang w:val="en-US"/>
          </w:rPr>
          <w:t>NEED TO TEST RELATIVE VARIATION TOO - COEFFICIENT OF VARIATION - DO SOME RESEARCH ON THAT, CITE, AND COMPARE CV FOR EACH TIME BLOCK FOR TEMP AND MAYBE LIGHT.</w:t>
        </w:r>
      </w:ins>
    </w:p>
    <w:p>
      <w:pPr>
        <w:pStyle w:val="Body"/>
        <w:spacing w:after="0" w:line="480" w:lineRule="auto"/>
        <w:ind w:firstLine="720"/>
        <w:jc w:val="both"/>
        <w:rPr>
          <w:ins w:id="304" w:date="2020-02-15T09:36:59Z" w:author="zenrunner"/>
          <w:rStyle w:val="None"/>
          <w:rFonts w:ascii="Times New Roman" w:cs="Times New Roman" w:hAnsi="Times New Roman" w:eastAsia="Times New Roman"/>
          <w:sz w:val="24"/>
          <w:szCs w:val="24"/>
        </w:rPr>
      </w:pPr>
      <w:ins w:id="305" w:date="2020-02-15T09:36:59Z" w:author="zenrunner">
        <w:r>
          <w:rPr>
            <w:rStyle w:val="None"/>
            <w:rFonts w:ascii="Times New Roman" w:hAnsi="Times New Roman"/>
            <w:sz w:val="24"/>
            <w:szCs w:val="24"/>
            <w:rtl w:val="0"/>
            <w:lang w:val="en-US"/>
          </w:rPr>
          <w:t>ALSO - I WOULD DO HOURLY CONTRASTS TOO. JUST PICK ON THE ON HOUR FROM 0 TO 24 (TREAT AS CATEGORICAL PERHAPS) AT LEAST FOR TEMP AND MABYE DO JUST THE DAYLIGHT HOURS FOR LIGHT - YOU CAN LOOK UP SUNRISE AND SUNSET DATA ONLINE FOR THE DAYS YOU SAMPLED, MAYBE A TABLE WITH DATA, SUNRISE, SUNSET AS COLUMNS AND PUT IN APPENDIX - THEN USE THOSE HOURS TO DO THE LIGHT BUT DO ALL THE HOURS FOR TEMP.</w:t>
        </w:r>
      </w:ins>
    </w:p>
    <w:p>
      <w:pPr>
        <w:pStyle w:val="Body"/>
        <w:spacing w:after="0" w:line="480" w:lineRule="auto"/>
        <w:ind w:firstLine="720"/>
        <w:jc w:val="both"/>
        <w:rPr>
          <w:ins w:id="306" w:date="2020-02-15T09:36:59Z" w:author="zenrunner"/>
          <w:rStyle w:val="None"/>
          <w:rFonts w:ascii="Times New Roman" w:cs="Times New Roman" w:hAnsi="Times New Roman" w:eastAsia="Times New Roman"/>
          <w:sz w:val="24"/>
          <w:szCs w:val="24"/>
        </w:rPr>
      </w:pPr>
      <w:ins w:id="307" w:date="2020-02-15T09:36:59Z" w:author="zenrunner">
        <w:r>
          <w:rPr>
            <w:rStyle w:val="None"/>
            <w:rFonts w:ascii="Times New Roman" w:hAnsi="Times New Roman"/>
            <w:sz w:val="24"/>
            <w:szCs w:val="24"/>
            <w:rtl w:val="0"/>
            <w:lang w:val="en-US"/>
          </w:rPr>
          <w:t>THEN DO A 0-24HR PLOT AS X-AXIS AND Y FOR MEAN TEMP AND CV TEMP AND THEN LIGHT ETC</w:t>
        </w:r>
      </w:ins>
      <w:ins w:id="308" w:date="2020-02-15T09:36:59Z" w:author="zenrunner">
        <w:r>
          <w:rPr>
            <w:rStyle w:val="None"/>
            <w:rFonts w:ascii="Times New Roman" w:hAnsi="Times New Roman" w:hint="default"/>
            <w:sz w:val="24"/>
            <w:szCs w:val="24"/>
            <w:rtl w:val="0"/>
            <w:lang w:val="en-US"/>
          </w:rPr>
          <w:t xml:space="preserve">… </w:t>
        </w:r>
      </w:ins>
      <w:ins w:id="309" w:date="2020-02-15T09:36:59Z" w:author="zenrunner">
        <w:r>
          <w:rPr>
            <w:rStyle w:val="None"/>
            <w:rFonts w:ascii="Times New Roman" w:hAnsi="Times New Roman"/>
            <w:sz w:val="24"/>
            <w:szCs w:val="24"/>
            <w:rtl w:val="0"/>
            <w:lang w:val="en-US"/>
          </w:rPr>
          <w:t>NEED TO SEE A FEW WAYS TO LOOK AT DATA.</w:t>
        </w:r>
      </w:ins>
    </w:p>
    <w:p>
      <w:pPr>
        <w:pStyle w:val="Body"/>
        <w:spacing w:after="0" w:line="480" w:lineRule="auto"/>
        <w:ind w:firstLine="720"/>
        <w:jc w:val="both"/>
        <w:rPr>
          <w:ins w:id="310" w:date="2020-02-15T09:36:59Z" w:author="zenrunner"/>
          <w:rStyle w:val="None"/>
          <w:rFonts w:ascii="Times New Roman" w:cs="Times New Roman" w:hAnsi="Times New Roman" w:eastAsia="Times New Roman"/>
          <w:sz w:val="24"/>
          <w:szCs w:val="24"/>
        </w:rPr>
      </w:pPr>
    </w:p>
    <w:p>
      <w:pPr>
        <w:pStyle w:val="Body"/>
        <w:spacing w:after="0" w:line="480" w:lineRule="auto"/>
        <w:ind w:firstLine="720"/>
        <w:jc w:val="both"/>
        <w:rPr>
          <w:rStyle w:val="None"/>
          <w:rFonts w:ascii="Times New Roman" w:cs="Times New Roman" w:hAnsi="Times New Roman" w:eastAsia="Times New Roman"/>
          <w:sz w:val="24"/>
          <w:szCs w:val="24"/>
        </w:rPr>
      </w:pPr>
      <w:ins w:id="311" w:date="2020-02-15T09:36:59Z" w:author="zenrunner">
        <w:r>
          <w:rPr>
            <w:rStyle w:val="None"/>
            <w:rFonts w:ascii="Times New Roman" w:hAnsi="Times New Roman"/>
            <w:sz w:val="24"/>
            <w:szCs w:val="24"/>
            <w:rtl w:val="0"/>
            <w:lang w:val="en-US"/>
          </w:rPr>
          <w:t>ALSO DO THE SAME IDEA, SIMPLER USING LOS BANOS DAILY/HOURLY DATA.</w:t>
        </w:r>
      </w:ins>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Results</w:t>
      </w:r>
    </w:p>
    <w:p>
      <w:pPr>
        <w:pStyle w:val="Body"/>
        <w:spacing w:after="0" w:line="480" w:lineRule="auto"/>
        <w:ind w:firstLine="720"/>
        <w:jc w:val="both"/>
        <w:rPr>
          <w:del w:id="312" w:date="2020-02-15T09:38:40Z" w:author="zenrunner"/>
          <w:rStyle w:val="None"/>
          <w:rFonts w:ascii="Times New Roman" w:cs="Times New Roman" w:hAnsi="Times New Roman" w:eastAsia="Times New Roman"/>
          <w:sz w:val="24"/>
          <w:szCs w:val="24"/>
        </w:rPr>
      </w:pPr>
      <w:ins w:id="313" w:date="2020-02-15T09:37:43Z" w:author="zenrunner">
        <w:r>
          <w:rPr>
            <w:rStyle w:val="None"/>
            <w:rFonts w:ascii="Times New Roman" w:hAnsi="Times New Roman"/>
            <w:b w:val="1"/>
            <w:bCs w:val="1"/>
            <w:sz w:val="24"/>
            <w:szCs w:val="24"/>
            <w:rtl w:val="0"/>
            <w:lang w:val="en-US"/>
          </w:rPr>
          <w:t>Temp significantly increased with light intensity during daylight hours (</w:t>
        </w:r>
      </w:ins>
      <w:del w:id="314" w:date="2020-02-15T09:37:16Z" w:author="zenrunner">
        <w:r>
          <w:rPr>
            <w:rStyle w:val="None"/>
            <w:rFonts w:ascii="Times New Roman" w:hAnsi="Times New Roman"/>
            <w:sz w:val="24"/>
            <w:szCs w:val="24"/>
            <w:rtl w:val="0"/>
            <w:lang w:val="en-US"/>
          </w:rPr>
          <w:delText>The above methods resulted in the construction of the shelters in figures 1. Shelter assembly was uncomplicated and lasted around 15 minutes per shelter when working in pairs. Shelters remained intact during the duration of the entire study period. Zip ties proved to be effective at keeping the shade cloths attached to shelter skeletal structure.</w:delText>
        </w:r>
      </w:del>
      <w:ins w:id="315" w:date="2020-02-15T09:38:36Z" w:author="zenrunner">
        <w:r>
          <w:rPr>
            <w:rStyle w:val="None"/>
            <w:rFonts w:ascii="Times New Roman" w:hAnsi="Times New Roman"/>
            <w:sz w:val="24"/>
            <w:szCs w:val="24"/>
            <w:rtl w:val="0"/>
            <w:lang w:val="en-US"/>
          </w:rPr>
          <w:t xml:space="preserve">Figure 1, </w:t>
        </w:r>
      </w:ins>
    </w:p>
    <w:p>
      <w:pPr>
        <w:pStyle w:val="Body"/>
        <w:spacing w:after="0" w:line="480" w:lineRule="auto"/>
        <w:ind w:firstLine="720"/>
        <w:jc w:val="both"/>
        <w:rPr>
          <w:ins w:id="316" w:date="2020-02-15T09:38:28Z" w:author="zenrunner"/>
          <w:rStyle w:val="None"/>
          <w:rFonts w:ascii="Times New Roman" w:cs="Times New Roman" w:hAnsi="Times New Roman" w:eastAsia="Times New Roman"/>
          <w:sz w:val="24"/>
          <w:szCs w:val="24"/>
        </w:rPr>
      </w:pPr>
      <w:r>
        <w:rPr>
          <w:rStyle w:val="None"/>
          <w:rFonts w:ascii="Times New Roman" w:cs="Times New Roman" w:hAnsi="Times New Roman" w:eastAsia="Times New Roman"/>
          <w:sz w:val="24"/>
          <w:szCs w:val="24"/>
        </w:rPr>
        <w:drawing>
          <wp:anchor distT="57150" distB="57150" distL="57150" distR="57150" simplePos="0" relativeHeight="251659264" behindDoc="0" locked="0" layoutInCell="1" allowOverlap="1">
            <wp:simplePos x="0" y="0"/>
            <wp:positionH relativeFrom="page">
              <wp:posOffset>4114800</wp:posOffset>
            </wp:positionH>
            <wp:positionV relativeFrom="line">
              <wp:posOffset>836294</wp:posOffset>
            </wp:positionV>
            <wp:extent cx="2752725" cy="2806700"/>
            <wp:effectExtent l="0" t="0" r="0" b="0"/>
            <wp:wrapSquare wrapText="bothSides" distL="57150" distR="57150" distT="57150" distB="57150"/>
            <wp:docPr id="1073741825" name="officeArt object" descr="IMG_20190520_113731-768x1024.jpg"/>
            <wp:cNvGraphicFramePr/>
            <a:graphic xmlns:a="http://schemas.openxmlformats.org/drawingml/2006/main">
              <a:graphicData uri="http://schemas.openxmlformats.org/drawingml/2006/picture">
                <pic:pic xmlns:pic="http://schemas.openxmlformats.org/drawingml/2006/picture">
                  <pic:nvPicPr>
                    <pic:cNvPr id="1073741825" name="IMG_20190520_113731-768x1024.jpg" descr="IMG_20190520_113731-768x1024.jpg"/>
                    <pic:cNvPicPr>
                      <a:picLocks noChangeAspect="1"/>
                    </pic:cNvPicPr>
                  </pic:nvPicPr>
                  <pic:blipFill>
                    <a:blip r:embed="rId4">
                      <a:extLst/>
                    </a:blip>
                    <a:srcRect l="0" t="20415" r="0" b="0"/>
                    <a:stretch>
                      <a:fillRect/>
                    </a:stretch>
                  </pic:blipFill>
                  <pic:spPr>
                    <a:xfrm>
                      <a:off x="0" y="0"/>
                      <a:ext cx="2752725" cy="2806700"/>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sz w:val="24"/>
          <w:szCs w:val="24"/>
        </w:rPr>
        <w:drawing>
          <wp:anchor distT="57150" distB="57150" distL="57150" distR="57150" simplePos="0" relativeHeight="251660288" behindDoc="0" locked="0" layoutInCell="1" allowOverlap="1">
            <wp:simplePos x="0" y="0"/>
            <wp:positionH relativeFrom="page">
              <wp:posOffset>914400</wp:posOffset>
            </wp:positionH>
            <wp:positionV relativeFrom="line">
              <wp:posOffset>838199</wp:posOffset>
            </wp:positionV>
            <wp:extent cx="2764801" cy="2808001"/>
            <wp:effectExtent l="0" t="0" r="0" b="0"/>
            <wp:wrapSquare wrapText="bothSides" distL="57150" distR="57150" distT="57150" distB="57150"/>
            <wp:docPr id="1073741826" name="officeArt object" descr="IMG_20190520_113842-3-768x1024.jpg"/>
            <wp:cNvGraphicFramePr/>
            <a:graphic xmlns:a="http://schemas.openxmlformats.org/drawingml/2006/main">
              <a:graphicData uri="http://schemas.openxmlformats.org/drawingml/2006/picture">
                <pic:pic xmlns:pic="http://schemas.openxmlformats.org/drawingml/2006/picture">
                  <pic:nvPicPr>
                    <pic:cNvPr id="1073741826" name="IMG_20190520_113842-3-768x1024.jpg" descr="IMG_20190520_113842-3-768x1024.jpg"/>
                    <pic:cNvPicPr>
                      <a:picLocks noChangeAspect="1"/>
                    </pic:cNvPicPr>
                  </pic:nvPicPr>
                  <pic:blipFill>
                    <a:blip r:embed="rId5">
                      <a:extLst/>
                    </a:blip>
                    <a:srcRect l="0" t="20764" r="0" b="0"/>
                    <a:stretch>
                      <a:fillRect/>
                    </a:stretch>
                  </pic:blipFill>
                  <pic:spPr>
                    <a:xfrm>
                      <a:off x="0" y="0"/>
                      <a:ext cx="2764801" cy="2808001"/>
                    </a:xfrm>
                    <a:prstGeom prst="rect">
                      <a:avLst/>
                    </a:prstGeom>
                    <a:ln w="12700" cap="flat">
                      <a:noFill/>
                      <a:miter lim="400000"/>
                    </a:ln>
                    <a:effectLst/>
                  </pic:spPr>
                </pic:pic>
              </a:graphicData>
            </a:graphic>
          </wp:anchor>
        </w:drawing>
      </w:r>
      <w:del w:id="317" w:date="2020-02-15T09:38:39Z" w:author="zenrunner">
        <w:r>
          <w:rPr>
            <w:rStyle w:val="None"/>
            <w:rFonts w:ascii="Times New Roman" w:hAnsi="Times New Roman"/>
            <w:sz w:val="24"/>
            <w:szCs w:val="24"/>
            <w:rtl w:val="0"/>
            <w:lang w:val="en-US"/>
          </w:rPr>
          <w:delText xml:space="preserve"> In general, an increase in temperature was associated with an increase in light intensity (</w:delText>
        </w:r>
      </w:del>
      <w:r>
        <w:rPr>
          <w:rStyle w:val="None"/>
          <w:rFonts w:ascii="Times New Roman" w:hAnsi="Times New Roman"/>
          <w:sz w:val="24"/>
          <w:szCs w:val="24"/>
          <w:rtl w:val="0"/>
          <w:lang w:val="it-IT"/>
        </w:rPr>
        <w:t>Kendall</w:t>
      </w:r>
      <w:r>
        <w:rPr>
          <w:rStyle w:val="None"/>
          <w:rFonts w:ascii="Times New Roman" w:hAnsi="Times New Roman" w:hint="default"/>
          <w:sz w:val="24"/>
          <w:szCs w:val="24"/>
          <w:rtl w:val="0"/>
          <w:lang w:val="en-US"/>
        </w:rPr>
        <w:t>’</w:t>
      </w:r>
      <w:r>
        <w:rPr>
          <w:rStyle w:val="None"/>
          <w:rFonts w:ascii="Times New Roman" w:hAnsi="Times New Roman"/>
          <w:sz w:val="24"/>
          <w:szCs w:val="24"/>
          <w:rtl w:val="0"/>
        </w:rPr>
        <w:t xml:space="preserve">s tau= 0.487, p </w:t>
      </w:r>
      <w:del w:id="318" w:date="2020-02-15T09:38:48Z" w:author="zenrunner">
        <w:r>
          <w:rPr>
            <w:rStyle w:val="None"/>
            <w:rFonts w:ascii="Times New Roman" w:hAnsi="Times New Roman"/>
            <w:sz w:val="24"/>
            <w:szCs w:val="24"/>
            <w:rtl w:val="0"/>
          </w:rPr>
          <w:delText>&lt;2.2e-16</w:delText>
        </w:r>
      </w:del>
      <w:ins w:id="319" w:date="2020-02-15T09:38:51Z" w:author="zenrunner">
        <w:r>
          <w:rPr>
            <w:rStyle w:val="None"/>
            <w:rFonts w:ascii="Times New Roman" w:hAnsi="Times New Roman"/>
            <w:sz w:val="24"/>
            <w:szCs w:val="24"/>
            <w:rtl w:val="0"/>
            <w:lang w:val="en-US"/>
          </w:rPr>
          <w:t>= 0.0001</w:t>
        </w:r>
      </w:ins>
      <w:r>
        <w:rPr>
          <w:rStyle w:val="None"/>
          <w:rFonts w:ascii="Times New Roman" w:hAnsi="Times New Roman"/>
          <w:sz w:val="24"/>
          <w:szCs w:val="24"/>
          <w:rtl w:val="0"/>
          <w:lang w:val="en-US"/>
        </w:rPr>
        <w:t>).  This was true irrespective of shape, time block, or blockage intensity/cover type (</w:t>
      </w:r>
      <w:ins w:id="320" w:date="2020-02-15T09:39:11Z" w:author="zenrunner">
        <w:r>
          <w:rPr>
            <w:rStyle w:val="None"/>
            <w:rFonts w:ascii="Times New Roman" w:hAnsi="Times New Roman"/>
            <w:sz w:val="24"/>
            <w:szCs w:val="24"/>
            <w:rtl w:val="0"/>
            <w:lang w:val="en-US"/>
          </w:rPr>
          <w:t xml:space="preserve">NO cite a GLM with shape as a factor in stats model etc. </w:t>
        </w:r>
      </w:ins>
      <w:r>
        <w:rPr>
          <w:rStyle w:val="None"/>
          <w:rFonts w:ascii="Times New Roman" w:hAnsi="Times New Roman"/>
          <w:sz w:val="24"/>
          <w:szCs w:val="24"/>
          <w:rtl w:val="0"/>
          <w:lang w:val="en-US"/>
        </w:rPr>
        <w:t xml:space="preserve">Fig. 3-6 Supplementary Appendix). Shelters significantly altered </w:t>
      </w:r>
      <w:ins w:id="321" w:date="2020-02-15T09:38:28Z" w:author="zenrunner">
        <w:r>
          <w:rPr>
            <w:rStyle w:val="None"/>
            <w:rFonts w:ascii="Times New Roman" w:hAnsi="Times New Roman"/>
            <w:sz w:val="24"/>
            <w:szCs w:val="24"/>
            <w:rtl w:val="0"/>
            <w:lang w:val="en-US"/>
          </w:rPr>
          <w:t>MOVE these pics to appendix.</w:t>
        </w:r>
      </w:ins>
    </w:p>
    <w:p>
      <w:pPr>
        <w:pStyle w:val="Body"/>
        <w:spacing w:after="0" w:line="480" w:lineRule="auto"/>
        <w:ind w:firstLine="720"/>
        <w:jc w:val="both"/>
        <w:rPr>
          <w:ins w:id="322" w:date="2020-02-15T09:38:28Z" w:author="zenrunner"/>
          <w:rStyle w:val="None"/>
          <w:rFonts w:ascii="Times New Roman" w:cs="Times New Roman" w:hAnsi="Times New Roman" w:eastAsia="Times New Roman"/>
          <w:sz w:val="24"/>
          <w:szCs w:val="24"/>
        </w:rPr>
      </w:pPr>
    </w:p>
    <w:p>
      <w:pPr>
        <w:pStyle w:val="Body"/>
        <w:spacing w:after="0" w:line="480" w:lineRule="auto"/>
        <w:ind w:firstLine="720"/>
        <w:jc w:val="both"/>
        <w:rPr>
          <w:ins w:id="323" w:date="2020-02-15T09:38:28Z" w:author="zenrunner"/>
          <w:rStyle w:val="None"/>
          <w:rFonts w:ascii="Times New Roman" w:cs="Times New Roman" w:hAnsi="Times New Roman" w:eastAsia="Times New Roman"/>
          <w:sz w:val="24"/>
          <w:szCs w:val="24"/>
        </w:rPr>
      </w:pPr>
      <w:ins w:id="324" w:date="2020-02-15T09:38:28Z" w:author="zenrunner">
        <w:r>
          <w:rPr>
            <w:rStyle w:val="None"/>
            <w:rFonts w:ascii="Times New Roman" w:hAnsi="Times New Roman"/>
            <w:sz w:val="24"/>
            <w:szCs w:val="24"/>
            <w:rtl w:val="0"/>
            <w:lang w:val="en-US"/>
          </w:rPr>
          <w:t>ALSO have  a pic of what ephedra looks like too./</w:t>
        </w:r>
      </w:ins>
    </w:p>
    <w:p>
      <w:pPr>
        <w:pStyle w:val="Body"/>
        <w:spacing w:after="0" w:line="480" w:lineRule="auto"/>
        <w:ind w:firstLine="720"/>
        <w:jc w:val="both"/>
        <w:rPr>
          <w:ins w:id="325" w:date="2020-02-15T09:38:28Z" w:author="zenrunner"/>
          <w:rStyle w:val="None"/>
          <w:rFonts w:ascii="Times New Roman" w:cs="Times New Roman" w:hAnsi="Times New Roman" w:eastAsia="Times New Roman"/>
          <w:sz w:val="24"/>
          <w:szCs w:val="24"/>
        </w:rPr>
      </w:pPr>
    </w:p>
    <w:p>
      <w:pPr>
        <w:pStyle w:val="Body"/>
        <w:spacing w:after="0" w:line="480" w:lineRule="auto"/>
        <w:ind w:firstLine="720"/>
        <w:jc w:val="both"/>
        <w:rPr>
          <w:ins w:id="326" w:date="2020-02-15T09:38:28Z" w:author="zenrunner"/>
          <w:rStyle w:val="None"/>
          <w:rFonts w:ascii="Times New Roman" w:cs="Times New Roman" w:hAnsi="Times New Roman" w:eastAsia="Times New Roman"/>
          <w:sz w:val="24"/>
          <w:szCs w:val="24"/>
        </w:rPr>
      </w:pPr>
    </w:p>
    <w:p>
      <w:pPr>
        <w:pStyle w:val="Body"/>
        <w:spacing w:after="0" w:line="480" w:lineRule="auto"/>
        <w:ind w:firstLine="720"/>
        <w:jc w:val="both"/>
        <w:rPr>
          <w:ins w:id="327" w:date="2020-02-15T09:38:28Z" w:author="zenrunner"/>
          <w:rStyle w:val="None"/>
          <w:rFonts w:ascii="Times New Roman" w:cs="Times New Roman" w:hAnsi="Times New Roman" w:eastAsia="Times New Roman"/>
          <w:sz w:val="24"/>
          <w:szCs w:val="24"/>
        </w:rPr>
      </w:pPr>
    </w:p>
    <w:p>
      <w:pPr>
        <w:pStyle w:val="Body"/>
        <w:spacing w:after="0" w:line="480" w:lineRule="auto"/>
        <w:ind w:firstLine="720"/>
        <w:jc w:val="both"/>
        <w:rPr>
          <w:ins w:id="328" w:date="2020-02-15T09:38:28Z" w:author="zenrunner"/>
          <w:rStyle w:val="None"/>
          <w:rFonts w:ascii="Times New Roman" w:cs="Times New Roman" w:hAnsi="Times New Roman" w:eastAsia="Times New Roman"/>
          <w:sz w:val="24"/>
          <w:szCs w:val="24"/>
        </w:rPr>
      </w:pPr>
    </w:p>
    <w:p>
      <w:pPr>
        <w:pStyle w:val="Body"/>
        <w:spacing w:after="0" w:line="480" w:lineRule="auto"/>
        <w:ind w:firstLine="720"/>
        <w:jc w:val="both"/>
        <w:rPr>
          <w:ins w:id="329" w:date="2020-02-15T09:38:28Z" w:author="zenrunner"/>
          <w:rStyle w:val="None"/>
          <w:rFonts w:ascii="Times New Roman" w:cs="Times New Roman" w:hAnsi="Times New Roman" w:eastAsia="Times New Roman"/>
          <w:sz w:val="24"/>
          <w:szCs w:val="24"/>
        </w:rPr>
      </w:pPr>
    </w:p>
    <w:p>
      <w:pPr>
        <w:pStyle w:val="Body"/>
        <w:spacing w:after="0" w:line="480" w:lineRule="auto"/>
        <w:ind w:firstLine="720"/>
        <w:jc w:val="both"/>
        <w:rPr>
          <w:ins w:id="330" w:date="2020-02-15T09:41:14Z" w:author="zenrunne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canopy microclimate during the study period at all times of the day. There were significant differences between the different blockage intensities when predicting temperature (ANOVA F= 5.763, p= 0.016) and light intensity (ANOVA F= 213.68, p&lt;2.2e-16)</w:t>
      </w:r>
      <w:ins w:id="331" w:date="2020-02-15T09:39:43Z" w:author="zenrunner">
        <w:r>
          <w:rPr>
            <w:rStyle w:val="None"/>
            <w:rFonts w:ascii="Times New Roman" w:hAnsi="Times New Roman"/>
            <w:sz w:val="24"/>
            <w:szCs w:val="24"/>
            <w:rtl w:val="0"/>
            <w:lang w:val="en-US"/>
          </w:rPr>
          <w:t xml:space="preserve"> - PUT these stats into tables. You should be presenting GLM stats not anova stats.</w:t>
        </w:r>
      </w:ins>
      <w:r>
        <w:rPr>
          <w:rStyle w:val="None"/>
          <w:rFonts w:ascii="Times New Roman" w:hAnsi="Times New Roman"/>
          <w:sz w:val="24"/>
          <w:szCs w:val="24"/>
          <w:rtl w:val="0"/>
        </w:rPr>
        <w:t xml:space="preserve">. </w:t>
      </w:r>
      <w:commentRangeStart w:id="332"/>
      <w:r>
        <w:rPr>
          <w:rStyle w:val="None"/>
          <w:rFonts w:ascii="Times New Roman" w:hAnsi="Times New Roman"/>
          <w:sz w:val="24"/>
          <w:szCs w:val="24"/>
          <w:rtl w:val="0"/>
          <w:lang w:val="en-US"/>
        </w:rPr>
        <w:t>Differences between rectangle and triangle were particularly important during the evening (p&lt;0.0001), Furthermore, the various structures also affected temperature (ANOV F= 90.484, p&lt;2.2e-16) and light (ANOVA F=37.154, p&lt;2.2e-16) in significantly different ways. Light blockage intensity (cover type), shape, and time block were used as predictors for temperature and light intensity GLM.</w:t>
      </w:r>
      <w:commentRangeEnd w:id="332"/>
      <w:r>
        <w:commentReference w:id="332"/>
      </w:r>
      <w:ins w:id="333" w:date="2020-02-15T09:40:30Z" w:author="zenrunner">
        <w:r>
          <w:rPr>
            <w:rStyle w:val="None"/>
            <w:rFonts w:ascii="Times New Roman" w:hAnsi="Times New Roman"/>
            <w:sz w:val="24"/>
            <w:szCs w:val="24"/>
            <w:rtl w:val="0"/>
            <w:lang w:val="en-US"/>
          </w:rPr>
          <w:t xml:space="preserve"> Revise - CHECK some papers Eco Engin.. and see how they report stats - for most other ecology journals you just put all stats in table etc.. </w:t>
        </w:r>
      </w:ins>
      <w:r>
        <w:rPr>
          <w:rStyle w:val="None"/>
          <w:rFonts w:ascii="Times New Roman" w:hAnsi="Times New Roman"/>
          <w:sz w:val="24"/>
          <w:szCs w:val="24"/>
          <w:rtl w:val="0"/>
        </w:rPr>
        <w:t xml:space="preserve"> </w:t>
      </w:r>
      <w:ins w:id="334" w:date="2020-02-15T09:40:45Z" w:author="zenrunner">
        <w:r>
          <w:rPr>
            <w:rStyle w:val="None"/>
            <w:rFonts w:ascii="Times New Roman" w:hAnsi="Times New Roman"/>
            <w:sz w:val="24"/>
            <w:szCs w:val="24"/>
            <w:rtl w:val="0"/>
            <w:lang w:val="en-US"/>
          </w:rPr>
          <w:t xml:space="preserve">state directly.. </w:t>
        </w:r>
      </w:ins>
      <w:del w:id="335" w:date="2020-02-15T09:40:38Z" w:author="zenrunner">
        <w:r>
          <w:rPr>
            <w:rStyle w:val="None"/>
            <w:rFonts w:ascii="Times New Roman" w:hAnsi="Times New Roman"/>
            <w:sz w:val="24"/>
            <w:szCs w:val="24"/>
            <w:rtl w:val="0"/>
            <w:lang w:val="en-US"/>
          </w:rPr>
          <w:delText xml:space="preserve">In the post-hoc analyses, differences between rectangle and triangle showed to be important. Triangle generally shown to be better at cooling </w:delText>
        </w:r>
      </w:del>
      <w:r>
        <w:rPr>
          <w:rStyle w:val="None"/>
          <w:rFonts w:ascii="Times New Roman" w:hAnsi="Times New Roman"/>
          <w:sz w:val="24"/>
          <w:szCs w:val="24"/>
          <w:rtl w:val="0"/>
          <w:lang w:val="en-US"/>
        </w:rPr>
        <w:t xml:space="preserve">during all times of the day; however, this comparison was only significant at 90% blockage (Table 2; p&lt;0.0001). Triangle was also superior to rectangle when it came to lowering the light intensity. At 50% and 90% blockage triangle showed to more effective at controlling incoming light (Table 3; p&lt;0.0001). This was true regardless of the time of the day. However, rectangle was better at reducing incoming light at 15% light blockage (p&lt;0.0001). The open microsite also showed to experience lower sunlight intensity than triangle at all time blocks (p&lt;0.0001). </w:t>
      </w:r>
      <w:ins w:id="336" w:date="2020-02-15T09:41:14Z" w:author="zenrunner">
        <w:r>
          <w:rPr>
            <w:rStyle w:val="None"/>
            <w:rFonts w:ascii="Times New Roman" w:hAnsi="Times New Roman"/>
            <w:sz w:val="24"/>
            <w:szCs w:val="24"/>
            <w:rtl w:val="0"/>
            <w:lang w:val="en-US"/>
          </w:rPr>
          <w:t xml:space="preserve"> Revise - confusing.</w:t>
        </w:r>
      </w:ins>
    </w:p>
    <w:p>
      <w:pPr>
        <w:pStyle w:val="Body"/>
        <w:spacing w:after="0" w:line="480" w:lineRule="auto"/>
        <w:ind w:firstLine="720"/>
        <w:jc w:val="both"/>
        <w:rPr>
          <w:ins w:id="337" w:date="2020-02-15T09:41:14Z" w:author="zenrunner"/>
          <w:rStyle w:val="None"/>
          <w:rFonts w:ascii="Times New Roman" w:cs="Times New Roman" w:hAnsi="Times New Roman" w:eastAsia="Times New Roman"/>
          <w:sz w:val="24"/>
          <w:szCs w:val="24"/>
        </w:rPr>
      </w:pPr>
      <w:ins w:id="338" w:date="2020-02-15T09:41:14Z" w:author="zenrunner">
        <w:r>
          <w:rPr>
            <w:rStyle w:val="None"/>
            <w:rFonts w:ascii="Times New Roman" w:hAnsi="Times New Roman"/>
            <w:sz w:val="24"/>
            <w:szCs w:val="24"/>
            <w:rtl w:val="0"/>
            <w:lang w:val="en-US"/>
          </w:rPr>
          <w:t>Also add relative variation etc.</w:t>
        </w:r>
      </w:ins>
    </w:p>
    <w:p>
      <w:pPr>
        <w:pStyle w:val="Body"/>
        <w:spacing w:after="0" w:line="480" w:lineRule="auto"/>
        <w:ind w:firstLine="720"/>
        <w:jc w:val="both"/>
        <w:rPr>
          <w:rStyle w:val="None"/>
          <w:rFonts w:ascii="Times New Roman" w:cs="Times New Roman" w:hAnsi="Times New Roman" w:eastAsia="Times New Roman"/>
          <w:sz w:val="24"/>
          <w:szCs w:val="24"/>
        </w:rPr>
      </w:pPr>
    </w:p>
    <w:p>
      <w:pPr>
        <w:pStyle w:val="Body"/>
        <w:spacing w:after="0" w:line="24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ins w:id="339" w:date="2020-02-15T09:53:19Z" w:author="zenrunner"/>
          <w:rStyle w:val="None"/>
          <w:rFonts w:ascii="Times New Roman" w:cs="Times New Roman" w:hAnsi="Times New Roman" w:eastAsia="Times New Roman"/>
        </w:rPr>
      </w:pPr>
    </w:p>
    <w:p>
      <w:pPr>
        <w:pStyle w:val="Body"/>
        <w:spacing w:after="0" w:line="480" w:lineRule="auto"/>
        <w:jc w:val="both"/>
        <w:rPr>
          <w:ins w:id="340" w:date="2020-02-15T09:53:19Z" w:author="zenrunner"/>
          <w:rStyle w:val="None"/>
          <w:rFonts w:ascii="Times New Roman" w:cs="Times New Roman" w:hAnsi="Times New Roman" w:eastAsia="Times New Roman"/>
        </w:rPr>
      </w:pPr>
      <w:ins w:id="341" w:date="2020-02-15T09:53:19Z" w:author="zenrunner">
        <w:r>
          <w:rPr>
            <w:rStyle w:val="None"/>
            <w:rFonts w:ascii="Times New Roman" w:hAnsi="Times New Roman"/>
            <w:rtl w:val="0"/>
            <w:lang w:val="en-US"/>
          </w:rPr>
          <w:t>MOVE TABLES AND FIGURES TO END OF DOCUMENT</w:t>
        </w:r>
      </w:ins>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 xml:space="preserve">Figure 1. Left-Triangular shelter with 90% shade cloth attached to PVC skeleton using zip ties. Right-Rectangular shelter with 15% shade cloth attached to two PVC skeletal frames. </w:t>
      </w:r>
      <w:ins w:id="342" w:date="2020-02-15T09:53:33Z" w:author="zenrunner">
        <w:r>
          <w:rPr>
            <w:rStyle w:val="None"/>
            <w:rFonts w:ascii="Times New Roman" w:hAnsi="Times New Roman"/>
            <w:b w:val="1"/>
            <w:bCs w:val="1"/>
            <w:sz w:val="24"/>
            <w:szCs w:val="24"/>
            <w:rtl w:val="0"/>
            <w:lang w:val="en-US"/>
          </w:rPr>
          <w:t>AND MOVE THIS FIG TO APPENDIX</w:t>
        </w:r>
      </w:ins>
    </w:p>
    <w:p>
      <w:pPr>
        <w:pStyle w:val="Body"/>
        <w:spacing w:after="0" w:line="480" w:lineRule="auto"/>
        <w:jc w:val="both"/>
        <w:rPr>
          <w:ins w:id="343" w:date="2020-02-15T09:53:25Z" w:author="zenrunner"/>
          <w:rStyle w:val="None"/>
          <w:rFonts w:ascii="Times New Roman" w:cs="Times New Roman" w:hAnsi="Times New Roman" w:eastAsia="Times New Roman"/>
          <w:b w:val="1"/>
          <w:bCs w:val="1"/>
          <w:sz w:val="24"/>
          <w:szCs w:val="24"/>
        </w:rPr>
      </w:pPr>
    </w:p>
    <w:p>
      <w:pPr>
        <w:pStyle w:val="Body"/>
        <w:spacing w:after="0" w:line="480" w:lineRule="auto"/>
        <w:jc w:val="both"/>
        <w:rPr>
          <w:ins w:id="344" w:date="2020-02-15T09:54:16Z" w:author="zenrunne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 xml:space="preserve">Table 2. Emmeans values and standard error for square and triangle shelters are given for the different time blocks of the day at Panoche Hills, CA. Values are for </w:t>
      </w:r>
      <w:r>
        <w:rPr>
          <w:rStyle w:val="None"/>
          <w:rFonts w:ascii="Times New Roman" w:hAnsi="Times New Roman"/>
          <w:b w:val="1"/>
          <w:bCs w:val="1"/>
          <w:i w:val="1"/>
          <w:iCs w:val="1"/>
          <w:sz w:val="24"/>
          <w:szCs w:val="24"/>
          <w:rtl w:val="0"/>
          <w:lang w:val="en-US"/>
        </w:rPr>
        <w:t>emmeans</w:t>
      </w:r>
      <w:r>
        <w:rPr>
          <w:rStyle w:val="None"/>
          <w:rFonts w:ascii="Times New Roman" w:hAnsi="Times New Roman"/>
          <w:b w:val="1"/>
          <w:bCs w:val="1"/>
          <w:sz w:val="24"/>
          <w:szCs w:val="24"/>
          <w:rtl w:val="0"/>
          <w:lang w:val="en-US"/>
        </w:rPr>
        <w:t xml:space="preserve"> comparison with temperature as the response variable. Values were compared using a pairwise method</w:t>
      </w:r>
      <w:ins w:id="345" w:date="2020-02-15T09:54:29Z" w:author="zenrunner">
        <w:r>
          <w:rPr>
            <w:rStyle w:val="None"/>
            <w:rFonts w:ascii="Times New Roman" w:hAnsi="Times New Roman"/>
            <w:b w:val="1"/>
            <w:bCs w:val="1"/>
            <w:sz w:val="24"/>
            <w:szCs w:val="24"/>
            <w:rtl w:val="0"/>
            <w:lang w:val="en-US"/>
          </w:rPr>
          <w:t>???</w:t>
        </w:r>
      </w:ins>
      <w:r>
        <w:rPr>
          <w:rStyle w:val="None"/>
          <w:rFonts w:ascii="Times New Roman" w:hAnsi="Times New Roman"/>
          <w:b w:val="1"/>
          <w:bCs w:val="1"/>
          <w:sz w:val="24"/>
          <w:szCs w:val="24"/>
          <w:rtl w:val="0"/>
          <w:lang w:val="en-US"/>
        </w:rPr>
        <w:t xml:space="preserve">. Significance is measure at </w:t>
      </w:r>
      <w:r>
        <w:rPr>
          <w:rStyle w:val="None"/>
          <w:rFonts w:ascii="Times New Roman" w:hAnsi="Times New Roman" w:hint="default"/>
          <w:b w:val="1"/>
          <w:bCs w:val="1"/>
          <w:sz w:val="24"/>
          <w:szCs w:val="24"/>
          <w:rtl w:val="0"/>
          <w:lang w:val="en-US"/>
        </w:rPr>
        <w:t xml:space="preserve">α </w:t>
      </w:r>
      <w:r>
        <w:rPr>
          <w:rStyle w:val="None"/>
          <w:rFonts w:ascii="Times New Roman" w:hAnsi="Times New Roman"/>
          <w:b w:val="1"/>
          <w:bCs w:val="1"/>
          <w:sz w:val="24"/>
          <w:szCs w:val="24"/>
          <w:rtl w:val="0"/>
          <w:lang w:val="en-US"/>
        </w:rPr>
        <w:t xml:space="preserve">&lt; 0.05 and bolded if significant. Only significant comparisons were included in the table. </w:t>
      </w:r>
      <w:ins w:id="346" w:date="2020-02-15T09:54:16Z" w:author="zenrunner">
        <w:r>
          <w:rPr>
            <w:rStyle w:val="None"/>
            <w:rFonts w:ascii="Times New Roman" w:hAnsi="Times New Roman"/>
            <w:b w:val="1"/>
            <w:bCs w:val="1"/>
            <w:sz w:val="24"/>
            <w:szCs w:val="24"/>
            <w:rtl w:val="0"/>
            <w:lang w:val="en-US"/>
          </w:rPr>
          <w:t>Hmmmm think you need a more detailed table.</w:t>
        </w:r>
      </w:ins>
    </w:p>
    <w:p>
      <w:pPr>
        <w:pStyle w:val="Body"/>
        <w:spacing w:after="0" w:line="480" w:lineRule="auto"/>
        <w:jc w:val="both"/>
        <w:rPr>
          <w:rStyle w:val="None"/>
          <w:rFonts w:ascii="Times New Roman" w:cs="Times New Roman" w:hAnsi="Times New Roman" w:eastAsia="Times New Roman"/>
          <w:b w:val="1"/>
          <w:bCs w:val="1"/>
          <w:sz w:val="24"/>
          <w:szCs w:val="24"/>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413"/>
        <w:gridCol w:w="1526"/>
        <w:gridCol w:w="1773"/>
        <w:gridCol w:w="1773"/>
        <w:gridCol w:w="1383"/>
        <w:gridCol w:w="1482"/>
      </w:tblGrid>
      <w:tr>
        <w:tblPrEx>
          <w:shd w:val="clear" w:color="auto" w:fill="d0ddef"/>
        </w:tblPrEx>
        <w:trPr>
          <w:trHeight w:val="711" w:hRule="atLeast"/>
        </w:trPr>
        <w:tc>
          <w:tcPr>
            <w:tcW w:type="dxa" w:w="141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line="480" w:lineRule="auto"/>
              <w:jc w:val="center"/>
            </w:pPr>
            <w:r>
              <w:rPr>
                <w:rStyle w:val="None"/>
                <w:rFonts w:ascii="Times New Roman" w:hAnsi="Times New Roman"/>
                <w:b w:val="1"/>
                <w:bCs w:val="1"/>
                <w:rtl w:val="0"/>
                <w:lang w:val="en-US"/>
              </w:rPr>
              <w:t>Time Block</w:t>
            </w:r>
          </w:p>
        </w:tc>
        <w:tc>
          <w:tcPr>
            <w:tcW w:type="dxa" w:w="152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Blockage Intensity (%)</w:t>
            </w:r>
          </w:p>
        </w:tc>
        <w:tc>
          <w:tcPr>
            <w:tcW w:type="dxa" w:w="1772"/>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Rectangle</w:t>
            </w:r>
          </w:p>
        </w:tc>
        <w:tc>
          <w:tcPr>
            <w:tcW w:type="dxa" w:w="177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Triangle</w:t>
            </w:r>
          </w:p>
        </w:tc>
        <w:tc>
          <w:tcPr>
            <w:tcW w:type="dxa" w:w="138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 xml:space="preserve">Effect Size (z) </w:t>
            </w:r>
          </w:p>
        </w:tc>
        <w:tc>
          <w:tcPr>
            <w:tcW w:type="dxa" w:w="1482"/>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w:t>
            </w:r>
            <w:r>
              <w:rPr>
                <w:rStyle w:val="None"/>
                <w:rFonts w:ascii="Times New Roman" w:hAnsi="Times New Roman"/>
                <w:b w:val="1"/>
                <w:bCs w:val="1"/>
                <w:rtl w:val="0"/>
                <w:lang w:val="en-US"/>
              </w:rPr>
              <w:t>v</w:t>
            </w:r>
            <w:r>
              <w:rPr>
                <w:rStyle w:val="None"/>
                <w:rFonts w:ascii="Times New Roman" w:hAnsi="Times New Roman"/>
                <w:b w:val="1"/>
                <w:bCs w:val="1"/>
                <w:rtl w:val="0"/>
                <w:lang w:val="en-US"/>
              </w:rPr>
              <w:t>alue</w:t>
            </w:r>
          </w:p>
        </w:tc>
      </w:tr>
      <w:tr>
        <w:tblPrEx>
          <w:shd w:val="clear" w:color="auto" w:fill="d0ddef"/>
        </w:tblPrEx>
        <w:trPr>
          <w:trHeight w:val="241" w:hRule="atLeast"/>
        </w:trPr>
        <w:tc>
          <w:tcPr>
            <w:tcW w:type="dxa" w:w="141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Afternoon</w:t>
            </w:r>
          </w:p>
        </w:tc>
        <w:tc>
          <w:tcPr>
            <w:tcW w:type="dxa" w:w="152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90</w:t>
            </w:r>
          </w:p>
        </w:tc>
        <w:tc>
          <w:tcPr>
            <w:tcW w:type="dxa" w:w="1772"/>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89.9</w:t>
            </w:r>
            <w:r>
              <w:rPr>
                <w:rStyle w:val="None"/>
                <w:rFonts w:ascii="Times New Roman" w:hAnsi="Times New Roman" w:hint="default"/>
                <w:rtl w:val="0"/>
                <w:lang w:val="en-US"/>
              </w:rPr>
              <w:t>±</w:t>
            </w:r>
            <w:r>
              <w:rPr>
                <w:rStyle w:val="None"/>
                <w:rFonts w:ascii="Times New Roman" w:hAnsi="Times New Roman"/>
                <w:rtl w:val="0"/>
                <w:lang w:val="en-US"/>
              </w:rPr>
              <w:t>1.115</w:t>
            </w:r>
          </w:p>
        </w:tc>
        <w:tc>
          <w:tcPr>
            <w:tcW w:type="dxa" w:w="177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83.5</w:t>
            </w:r>
            <w:r>
              <w:rPr>
                <w:rStyle w:val="None"/>
                <w:rFonts w:ascii="Times New Roman" w:hAnsi="Times New Roman" w:hint="default"/>
                <w:rtl w:val="0"/>
                <w:lang w:val="en-US"/>
              </w:rPr>
              <w:t>±</w:t>
            </w:r>
            <w:r>
              <w:rPr>
                <w:rStyle w:val="None"/>
                <w:rFonts w:ascii="Times New Roman" w:hAnsi="Times New Roman"/>
                <w:rtl w:val="0"/>
                <w:lang w:val="en-US"/>
              </w:rPr>
              <w:t>1.108</w:t>
            </w:r>
          </w:p>
        </w:tc>
        <w:tc>
          <w:tcPr>
            <w:tcW w:type="dxa" w:w="138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5.431</w:t>
            </w:r>
          </w:p>
        </w:tc>
        <w:tc>
          <w:tcPr>
            <w:tcW w:type="dxa" w:w="1482"/>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241" w:hRule="atLeast"/>
        </w:trPr>
        <w:tc>
          <w:tcPr>
            <w:tcW w:type="dxa" w:w="141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Evening</w:t>
            </w:r>
          </w:p>
        </w:tc>
        <w:tc>
          <w:tcPr>
            <w:tcW w:type="dxa" w:w="152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90</w:t>
            </w:r>
          </w:p>
        </w:tc>
        <w:tc>
          <w:tcPr>
            <w:tcW w:type="dxa" w:w="1772"/>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84</w:t>
            </w:r>
            <w:r>
              <w:rPr>
                <w:rStyle w:val="None"/>
                <w:rFonts w:ascii="Times New Roman" w:hAnsi="Times New Roman" w:hint="default"/>
                <w:rtl w:val="0"/>
                <w:lang w:val="en-US"/>
              </w:rPr>
              <w:t>±</w:t>
            </w:r>
            <w:r>
              <w:rPr>
                <w:rStyle w:val="None"/>
                <w:rFonts w:ascii="Times New Roman" w:hAnsi="Times New Roman"/>
                <w:rtl w:val="0"/>
                <w:lang w:val="en-US"/>
              </w:rPr>
              <w:t>0.878</w:t>
            </w:r>
          </w:p>
        </w:tc>
        <w:tc>
          <w:tcPr>
            <w:tcW w:type="dxa" w:w="177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77.6</w:t>
            </w:r>
            <w:r>
              <w:rPr>
                <w:rStyle w:val="None"/>
                <w:rFonts w:ascii="Times New Roman" w:hAnsi="Times New Roman" w:hint="default"/>
                <w:rtl w:val="0"/>
                <w:lang w:val="en-US"/>
              </w:rPr>
              <w:t>±</w:t>
            </w:r>
            <w:r>
              <w:rPr>
                <w:rStyle w:val="None"/>
                <w:rFonts w:ascii="Times New Roman" w:hAnsi="Times New Roman"/>
                <w:rtl w:val="0"/>
                <w:lang w:val="en-US"/>
              </w:rPr>
              <w:t>0.870</w:t>
            </w:r>
          </w:p>
        </w:tc>
        <w:tc>
          <w:tcPr>
            <w:tcW w:type="dxa" w:w="138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5.431</w:t>
            </w:r>
          </w:p>
        </w:tc>
        <w:tc>
          <w:tcPr>
            <w:tcW w:type="dxa" w:w="1482"/>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241" w:hRule="atLeast"/>
        </w:trPr>
        <w:tc>
          <w:tcPr>
            <w:tcW w:type="dxa" w:w="141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Morning</w:t>
            </w:r>
          </w:p>
        </w:tc>
        <w:tc>
          <w:tcPr>
            <w:tcW w:type="dxa" w:w="1526"/>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90</w:t>
            </w:r>
          </w:p>
        </w:tc>
        <w:tc>
          <w:tcPr>
            <w:tcW w:type="dxa" w:w="1772"/>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80.08</w:t>
            </w:r>
            <w:r>
              <w:rPr>
                <w:rStyle w:val="None"/>
                <w:rFonts w:ascii="Times New Roman" w:hAnsi="Times New Roman" w:hint="default"/>
                <w:rtl w:val="0"/>
                <w:lang w:val="en-US"/>
              </w:rPr>
              <w:t>±</w:t>
            </w:r>
            <w:r>
              <w:rPr>
                <w:rStyle w:val="None"/>
                <w:rFonts w:ascii="Times New Roman" w:hAnsi="Times New Roman"/>
                <w:rtl w:val="0"/>
                <w:lang w:val="en-US"/>
              </w:rPr>
              <w:t>0.862</w:t>
            </w:r>
          </w:p>
        </w:tc>
        <w:tc>
          <w:tcPr>
            <w:tcW w:type="dxa" w:w="177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74.4</w:t>
            </w:r>
            <w:r>
              <w:rPr>
                <w:rStyle w:val="None"/>
                <w:rFonts w:ascii="Times New Roman" w:hAnsi="Times New Roman" w:hint="default"/>
                <w:rtl w:val="0"/>
                <w:lang w:val="en-US"/>
              </w:rPr>
              <w:t>±</w:t>
            </w:r>
            <w:r>
              <w:rPr>
                <w:rStyle w:val="None"/>
                <w:rFonts w:ascii="Times New Roman" w:hAnsi="Times New Roman"/>
                <w:rtl w:val="0"/>
                <w:lang w:val="en-US"/>
              </w:rPr>
              <w:t>0.855</w:t>
            </w:r>
          </w:p>
        </w:tc>
        <w:tc>
          <w:tcPr>
            <w:tcW w:type="dxa" w:w="138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5.431</w:t>
            </w:r>
          </w:p>
        </w:tc>
        <w:tc>
          <w:tcPr>
            <w:tcW w:type="dxa" w:w="1482"/>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bl>
    <w:p>
      <w:pPr>
        <w:pStyle w:val="Body"/>
        <w:widowControl w:val="0"/>
        <w:spacing w:after="0" w:line="24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ins w:id="347" w:date="2020-02-15T09:53:57Z" w:author="zenrunner"/>
          <w:rStyle w:val="None"/>
          <w:rFonts w:ascii="Times New Roman" w:cs="Times New Roman" w:hAnsi="Times New Roman" w:eastAsia="Times New Roman"/>
          <w:b w:val="1"/>
          <w:bCs w:val="1"/>
          <w:sz w:val="24"/>
          <w:szCs w:val="24"/>
        </w:rPr>
      </w:pPr>
    </w:p>
    <w:p>
      <w:pPr>
        <w:pStyle w:val="Body"/>
        <w:spacing w:after="0" w:line="480" w:lineRule="auto"/>
        <w:jc w:val="both"/>
        <w:rPr>
          <w:ins w:id="348" w:date="2020-02-15T09:53:57Z" w:author="zenrunne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 xml:space="preserve">Table 3. Emmeans values and standard error for square and triangle shelters are given for the different time blocks of the day at Panoche Hills, CA. Values are for GLM with light intensity as the response variable. Values were compared using a pairwise method. Significance is measure at </w:t>
      </w:r>
      <w:r>
        <w:rPr>
          <w:rStyle w:val="None"/>
          <w:rFonts w:ascii="Times New Roman" w:hAnsi="Times New Roman" w:hint="default"/>
          <w:b w:val="1"/>
          <w:bCs w:val="1"/>
          <w:sz w:val="24"/>
          <w:szCs w:val="24"/>
          <w:rtl w:val="0"/>
          <w:lang w:val="en-US"/>
        </w:rPr>
        <w:t xml:space="preserve">α </w:t>
      </w:r>
      <w:r>
        <w:rPr>
          <w:rStyle w:val="None"/>
          <w:rFonts w:ascii="Times New Roman" w:hAnsi="Times New Roman"/>
          <w:b w:val="1"/>
          <w:bCs w:val="1"/>
          <w:sz w:val="24"/>
          <w:szCs w:val="24"/>
          <w:rtl w:val="0"/>
          <w:lang w:val="en-US"/>
        </w:rPr>
        <w:t xml:space="preserve">&lt; 0.05 and bolded if significant.  </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340"/>
        <w:gridCol w:w="1199"/>
        <w:gridCol w:w="1544"/>
        <w:gridCol w:w="1553"/>
        <w:gridCol w:w="1437"/>
        <w:gridCol w:w="1070"/>
        <w:gridCol w:w="1217"/>
      </w:tblGrid>
      <w:tr>
        <w:tblPrEx>
          <w:shd w:val="clear" w:color="auto" w:fill="d0ddef"/>
        </w:tblPrEx>
        <w:trPr>
          <w:trHeight w:val="1182"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line="480" w:lineRule="auto"/>
              <w:jc w:val="center"/>
            </w:pPr>
            <w:r>
              <w:rPr>
                <w:rStyle w:val="None"/>
                <w:rFonts w:ascii="Times New Roman" w:hAnsi="Times New Roman"/>
                <w:b w:val="1"/>
                <w:bCs w:val="1"/>
                <w:rtl w:val="0"/>
                <w:lang w:val="en-US"/>
              </w:rPr>
              <w:t>Time Block</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Blockage Intensity (%)</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Rectangle</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Triangle</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 xml:space="preserve">No Structure  </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Effect Size (z)</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p-Value</w:t>
            </w:r>
          </w:p>
        </w:tc>
      </w:tr>
      <w:tr>
        <w:tblPrEx>
          <w:shd w:val="clear" w:color="auto" w:fill="d0ddef"/>
        </w:tblPrEx>
        <w:trPr>
          <w:trHeight w:val="241"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Afternoon</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0</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8.80</w:t>
            </w:r>
            <w:r>
              <w:rPr>
                <w:rStyle w:val="None"/>
                <w:rFonts w:ascii="Times New Roman" w:hAnsi="Times New Roman" w:hint="default"/>
                <w:rtl w:val="0"/>
                <w:lang w:val="en-US"/>
              </w:rPr>
              <w:t>±</w:t>
            </w:r>
            <w:r>
              <w:rPr>
                <w:rStyle w:val="None"/>
                <w:rFonts w:ascii="Times New Roman" w:hAnsi="Times New Roman"/>
                <w:rtl w:val="0"/>
                <w:lang w:val="en-US"/>
              </w:rPr>
              <w:t>0.015</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8.43</w:t>
            </w:r>
            <w:r>
              <w:rPr>
                <w:rStyle w:val="None"/>
                <w:rFonts w:ascii="Times New Roman" w:hAnsi="Times New Roman" w:hint="default"/>
                <w:rtl w:val="0"/>
                <w:lang w:val="en-US"/>
              </w:rPr>
              <w:t>±</w:t>
            </w:r>
            <w:r>
              <w:rPr>
                <w:rStyle w:val="None"/>
                <w:rFonts w:ascii="Times New Roman" w:hAnsi="Times New Roman"/>
                <w:rtl w:val="0"/>
                <w:lang w:val="en-US"/>
              </w:rPr>
              <w:t>0.00055</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-24.357</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241"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Afternoon</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15</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7.98</w:t>
            </w:r>
            <w:r>
              <w:rPr>
                <w:rStyle w:val="None"/>
                <w:rFonts w:ascii="Times New Roman" w:hAnsi="Times New Roman" w:hint="default"/>
                <w:rtl w:val="0"/>
                <w:lang w:val="en-US"/>
              </w:rPr>
              <w:t>±</w:t>
            </w:r>
            <w:r>
              <w:rPr>
                <w:rStyle w:val="None"/>
                <w:rFonts w:ascii="Times New Roman" w:hAnsi="Times New Roman"/>
                <w:rtl w:val="0"/>
                <w:lang w:val="en-US"/>
              </w:rPr>
              <w:t>0.001</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8.86</w:t>
            </w:r>
            <w:r>
              <w:rPr>
                <w:rStyle w:val="None"/>
                <w:rFonts w:ascii="Times New Roman" w:hAnsi="Times New Roman" w:hint="default"/>
                <w:rtl w:val="0"/>
                <w:lang w:val="en-US"/>
              </w:rPr>
              <w:t>±</w:t>
            </w:r>
            <w:r>
              <w:rPr>
                <w:rStyle w:val="None"/>
                <w:rFonts w:ascii="Times New Roman" w:hAnsi="Times New Roman"/>
                <w:rtl w:val="0"/>
                <w:lang w:val="en-US"/>
              </w:rPr>
              <w:t>0.00096</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0"/>
                <w:bCs w:val="0"/>
                <w:rtl w:val="0"/>
                <w:lang w:val="en-US"/>
              </w:rPr>
              <w:t>-739.449</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241"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Afternoon</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50</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7.45</w:t>
            </w:r>
            <w:r>
              <w:rPr>
                <w:rStyle w:val="None"/>
                <w:rFonts w:ascii="Times New Roman" w:hAnsi="Times New Roman" w:hint="default"/>
                <w:rtl w:val="0"/>
                <w:lang w:val="en-US"/>
              </w:rPr>
              <w:t>±</w:t>
            </w:r>
            <w:r>
              <w:rPr>
                <w:rStyle w:val="None"/>
                <w:rFonts w:ascii="Times New Roman" w:hAnsi="Times New Roman"/>
                <w:rtl w:val="0"/>
                <w:lang w:val="en-US"/>
              </w:rPr>
              <w:t>0.001</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7.05</w:t>
            </w:r>
            <w:r>
              <w:rPr>
                <w:rStyle w:val="None"/>
                <w:rFonts w:ascii="Times New Roman" w:hAnsi="Times New Roman" w:hint="default"/>
                <w:rtl w:val="0"/>
                <w:lang w:val="en-US"/>
              </w:rPr>
              <w:t>±</w:t>
            </w:r>
            <w:r>
              <w:rPr>
                <w:rStyle w:val="None"/>
                <w:rFonts w:ascii="Times New Roman" w:hAnsi="Times New Roman"/>
                <w:rtl w:val="0"/>
                <w:lang w:val="en-US"/>
              </w:rPr>
              <w:t>0.001</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0"/>
                <w:bCs w:val="0"/>
                <w:rtl w:val="0"/>
                <w:lang w:val="en-US"/>
              </w:rPr>
              <w:t>193.211</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300"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Afternoon</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90</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7.97</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0.001</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7.31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0.001</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430.142</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300"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 xml:space="preserve">Evening </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0</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8.30</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0.015</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7.93</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0.0003</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-24.357</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300"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Evening</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15</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7.48</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0.0009</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8.36</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0.0008</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0"/>
                <w:bCs w:val="0"/>
                <w:rtl w:val="0"/>
                <w:lang w:val="en-US"/>
              </w:rPr>
              <w:t>-739.449</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300"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Evening</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50</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6.99</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0.001</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6.553</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0.002</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0"/>
                <w:bCs w:val="0"/>
                <w:rtl w:val="0"/>
                <w:lang w:val="en-US"/>
              </w:rPr>
              <w:t>193.211</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300"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Evening</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90</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7.47</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0.0009</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6.81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0.001</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430.142</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300"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Morning</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0</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8.38</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0.015</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8.0</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0.0003</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-24.357</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300"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Morning</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15</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7.55</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0.0009</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8.44</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0.0008</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0"/>
                <w:bCs w:val="0"/>
                <w:rtl w:val="0"/>
                <w:lang w:val="en-US"/>
              </w:rPr>
              <w:t>-739.449</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300"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Morning</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50</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7.07</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0.001</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6.63</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0.002</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0"/>
                <w:bCs w:val="0"/>
                <w:rtl w:val="0"/>
                <w:lang w:val="en-US"/>
              </w:rPr>
              <w:t>193.211</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r>
        <w:tblPrEx>
          <w:shd w:val="clear" w:color="auto" w:fill="d0ddef"/>
        </w:tblPrEx>
        <w:trPr>
          <w:trHeight w:val="300" w:hRule="atLeast"/>
        </w:trPr>
        <w:tc>
          <w:tcPr>
            <w:tcW w:type="dxa" w:w="1340"/>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Morning</w:t>
            </w:r>
          </w:p>
        </w:tc>
        <w:tc>
          <w:tcPr>
            <w:tcW w:type="dxa" w:w="119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90</w:t>
            </w:r>
          </w:p>
        </w:tc>
        <w:tc>
          <w:tcPr>
            <w:tcW w:type="dxa" w:w="1544"/>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7.54</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0.0009</w:t>
            </w:r>
          </w:p>
        </w:tc>
        <w:tc>
          <w:tcPr>
            <w:tcW w:type="dxa" w:w="1553"/>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6.89</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0.001</w:t>
            </w:r>
          </w:p>
        </w:tc>
        <w:tc>
          <w:tcPr>
            <w:tcW w:type="dxa" w:w="143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NA</w:t>
            </w:r>
          </w:p>
        </w:tc>
        <w:tc>
          <w:tcPr>
            <w:tcW w:type="dxa" w:w="1069"/>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rtl w:val="0"/>
                <w:lang w:val="en-US"/>
              </w:rPr>
              <w:t>430.142</w:t>
            </w:r>
          </w:p>
        </w:tc>
        <w:tc>
          <w:tcPr>
            <w:tcW w:type="dxa" w:w="1217"/>
            <w:tcBorders>
              <w:top w:val="single" w:color="7f7f7f" w:sz="4" w:space="0" w:shadow="0" w:frame="0"/>
              <w:left w:val="nil"/>
              <w:bottom w:val="single" w:color="7f7f7f" w:sz="4" w:space="0" w:shadow="0" w:frame="0"/>
              <w:right w:val="nil"/>
            </w:tcBorders>
            <w:shd w:val="clear" w:color="auto" w:fill="auto"/>
            <w:tcMar>
              <w:top w:type="dxa" w:w="80"/>
              <w:left w:type="dxa" w:w="80"/>
              <w:bottom w:type="dxa" w:w="80"/>
              <w:right w:type="dxa" w:w="80"/>
            </w:tcMar>
            <w:vAlign w:val="top"/>
          </w:tcPr>
          <w:p>
            <w:pPr>
              <w:pStyle w:val="Body"/>
              <w:spacing w:after="0" w:line="480" w:lineRule="auto"/>
              <w:jc w:val="center"/>
            </w:pPr>
            <w:r>
              <w:rPr>
                <w:rStyle w:val="None"/>
                <w:rFonts w:ascii="Times New Roman" w:hAnsi="Times New Roman"/>
                <w:b w:val="1"/>
                <w:bCs w:val="1"/>
                <w:rtl w:val="0"/>
                <w:lang w:val="en-US"/>
              </w:rPr>
              <w:t>p&lt;0.0001</w:t>
            </w:r>
          </w:p>
        </w:tc>
      </w:tr>
    </w:tbl>
    <w:p>
      <w:pPr>
        <w:pStyle w:val="Body"/>
        <w:widowControl w:val="0"/>
        <w:spacing w:after="0" w:line="240" w:lineRule="auto"/>
        <w:jc w:val="both"/>
        <w:rPr>
          <w:rStyle w:val="None"/>
          <w:rFonts w:ascii="Times New Roman" w:cs="Times New Roman" w:hAnsi="Times New Roman" w:eastAsia="Times New Roman"/>
          <w:b w:val="1"/>
          <w:bCs w:val="1"/>
          <w:sz w:val="24"/>
          <w:szCs w:val="24"/>
        </w:rPr>
      </w:pPr>
    </w:p>
    <w:p>
      <w:pPr>
        <w:pStyle w:val="Body"/>
        <w:spacing w:after="0" w:line="480" w:lineRule="auto"/>
        <w:ind w:firstLine="720"/>
        <w:jc w:val="both"/>
        <w:rPr>
          <w:rStyle w:val="None"/>
          <w:rFonts w:ascii="Times New Roman" w:cs="Times New Roman" w:hAnsi="Times New Roman" w:eastAsia="Times New Roman"/>
          <w:sz w:val="24"/>
          <w:szCs w:val="24"/>
        </w:rPr>
      </w:pPr>
    </w:p>
    <w:p>
      <w:pPr>
        <w:pStyle w:val="Body"/>
        <w:spacing w:after="0" w:line="480" w:lineRule="auto"/>
        <w:ind w:firstLine="720"/>
        <w:jc w:val="both"/>
        <w:rPr>
          <w:rStyle w:val="None"/>
          <w:rFonts w:ascii="Times New Roman" w:cs="Times New Roman" w:hAnsi="Times New Roman" w:eastAsia="Times New Roman"/>
          <w:sz w:val="24"/>
          <w:szCs w:val="24"/>
        </w:rPr>
      </w:pPr>
    </w:p>
    <w:p>
      <w:pPr>
        <w:pStyle w:val="Body"/>
        <w:spacing w:after="0" w:line="480" w:lineRule="auto"/>
        <w:ind w:firstLine="720"/>
        <w:jc w:val="both"/>
        <w:rPr>
          <w:rStyle w:val="None"/>
          <w:rFonts w:ascii="Times New Roman" w:cs="Times New Roman" w:hAnsi="Times New Roman" w:eastAsia="Times New Roman"/>
          <w:sz w:val="24"/>
          <w:szCs w:val="24"/>
        </w:rPr>
      </w:pPr>
    </w:p>
    <w:p>
      <w:pPr>
        <w:pStyle w:val="Body"/>
        <w:spacing w:after="0" w:line="480" w:lineRule="auto"/>
        <w:ind w:firstLine="720"/>
        <w:jc w:val="both"/>
        <w:rPr>
          <w:rStyle w:val="None"/>
          <w:rFonts w:ascii="Times New Roman" w:cs="Times New Roman" w:hAnsi="Times New Roman" w:eastAsia="Times New Roman"/>
          <w:sz w:val="24"/>
          <w:szCs w:val="24"/>
        </w:rPr>
      </w:pPr>
      <w:r>
        <w:rPr>
          <w:rStyle w:val="None"/>
          <w:rFonts w:ascii="Times New Roman" w:cs="Times New Roman" w:hAnsi="Times New Roman" w:eastAsia="Times New Roman"/>
          <w:sz w:val="24"/>
          <w:szCs w:val="24"/>
        </w:rPr>
        <w:drawing>
          <wp:anchor distT="57150" distB="57150" distL="57150" distR="57150" simplePos="0" relativeHeight="251661312" behindDoc="0" locked="0" layoutInCell="1" allowOverlap="1">
            <wp:simplePos x="0" y="0"/>
            <wp:positionH relativeFrom="page">
              <wp:posOffset>556577</wp:posOffset>
            </wp:positionH>
            <wp:positionV relativeFrom="line">
              <wp:posOffset>0</wp:posOffset>
            </wp:positionV>
            <wp:extent cx="6659245" cy="4165600"/>
            <wp:effectExtent l="0" t="0" r="0" b="0"/>
            <wp:wrapSquare wrapText="bothSides" distL="57150" distR="57150" distT="57150" distB="57150"/>
            <wp:docPr id="1073741827" name="officeArt object" descr="Combined figure better.jpg"/>
            <wp:cNvGraphicFramePr/>
            <a:graphic xmlns:a="http://schemas.openxmlformats.org/drawingml/2006/main">
              <a:graphicData uri="http://schemas.openxmlformats.org/drawingml/2006/picture">
                <pic:pic xmlns:pic="http://schemas.openxmlformats.org/drawingml/2006/picture">
                  <pic:nvPicPr>
                    <pic:cNvPr id="1073741827" name="Combined figure better.jpg" descr="Combined figure better.jpg"/>
                    <pic:cNvPicPr>
                      <a:picLocks noChangeAspect="1"/>
                    </pic:cNvPicPr>
                  </pic:nvPicPr>
                  <pic:blipFill>
                    <a:blip r:embed="rId6">
                      <a:extLst/>
                    </a:blip>
                    <a:stretch>
                      <a:fillRect/>
                    </a:stretch>
                  </pic:blipFill>
                  <pic:spPr>
                    <a:xfrm>
                      <a:off x="0" y="0"/>
                      <a:ext cx="6659245" cy="4165600"/>
                    </a:xfrm>
                    <a:prstGeom prst="rect">
                      <a:avLst/>
                    </a:prstGeom>
                    <a:ln w="12700" cap="flat">
                      <a:noFill/>
                      <a:miter lim="400000"/>
                    </a:ln>
                    <a:effectLst/>
                  </pic:spPr>
                </pic:pic>
              </a:graphicData>
            </a:graphic>
          </wp:anchor>
        </w:drawing>
      </w:r>
    </w:p>
    <w:p>
      <w:pPr>
        <w:pStyle w:val="Body"/>
        <w:shd w:val="clear" w:color="auto" w:fill="ffffff"/>
        <w:spacing w:after="0" w:line="480" w:lineRule="auto"/>
        <w:jc w:val="both"/>
        <w:rPr>
          <w:rStyle w:val="None"/>
          <w:rFonts w:ascii="Helvetica" w:cs="Helvetica" w:hAnsi="Helvetica" w:eastAsia="Helvetica"/>
          <w:b w:val="1"/>
          <w:bCs w:val="1"/>
          <w:outline w:val="0"/>
          <w:color w:val="000000"/>
          <w:sz w:val="24"/>
          <w:szCs w:val="24"/>
          <w:u w:color="000000"/>
          <w14:textFill>
            <w14:solidFill>
              <w14:srgbClr w14:val="000000"/>
            </w14:solidFill>
          </w14:textFill>
        </w:rPr>
      </w:pPr>
      <w:r>
        <w:rPr>
          <w:rStyle w:val="None"/>
          <w:rFonts w:ascii="Times New Roman" w:hAnsi="Times New Roman"/>
          <w:b w:val="1"/>
          <w:bCs w:val="1"/>
          <w:sz w:val="24"/>
          <w:szCs w:val="24"/>
          <w:rtl w:val="0"/>
          <w:lang w:val="it-IT"/>
        </w:rPr>
        <w:t xml:space="preserve">Figure 2. </w:t>
      </w:r>
      <w:del w:id="349" w:date="2020-02-15T09:54:58Z" w:author="zenrunner">
        <w:r>
          <w:rPr>
            <w:rStyle w:val="None"/>
            <w:rFonts w:ascii="Times New Roman" w:hAnsi="Times New Roman"/>
            <w:b w:val="1"/>
            <w:bCs w:val="1"/>
            <w:sz w:val="24"/>
            <w:szCs w:val="24"/>
            <w:rtl w:val="0"/>
            <w:lang w:val="en-US"/>
          </w:rPr>
          <w:delText>Box plot showing t</w:delText>
        </w:r>
      </w:del>
      <w:ins w:id="350" w:date="2020-02-15T09:54:58Z" w:author="zenrunner">
        <w:r>
          <w:rPr>
            <w:rStyle w:val="None"/>
            <w:rFonts w:ascii="Times New Roman" w:hAnsi="Times New Roman"/>
            <w:b w:val="1"/>
            <w:bCs w:val="1"/>
            <w:sz w:val="24"/>
            <w:szCs w:val="24"/>
            <w:rtl w:val="0"/>
            <w:lang w:val="en-US"/>
          </w:rPr>
          <w:t>T</w:t>
        </w:r>
      </w:ins>
      <w:r>
        <w:rPr>
          <w:rStyle w:val="None"/>
          <w:rFonts w:ascii="Times New Roman" w:hAnsi="Times New Roman"/>
          <w:b w:val="1"/>
          <w:bCs w:val="1"/>
          <w:sz w:val="24"/>
          <w:szCs w:val="24"/>
          <w:rtl w:val="0"/>
          <w:lang w:val="en-US"/>
        </w:rPr>
        <w:t>he relationship between temperature (</w:t>
      </w:r>
      <w:r>
        <w:rPr>
          <w:rStyle w:val="None"/>
          <w:rFonts w:ascii="Times New Roman" w:hAnsi="Times New Roman" w:hint="default"/>
          <w:b w:val="1"/>
          <w:bCs w:val="1"/>
          <w:sz w:val="24"/>
          <w:szCs w:val="24"/>
          <w:rtl w:val="0"/>
          <w:lang w:val="en-US"/>
        </w:rPr>
        <w:t>º</w:t>
      </w:r>
      <w:r>
        <w:rPr>
          <w:rStyle w:val="None"/>
          <w:rFonts w:ascii="Times New Roman" w:hAnsi="Times New Roman"/>
          <w:b w:val="1"/>
          <w:bCs w:val="1"/>
          <w:sz w:val="24"/>
          <w:szCs w:val="24"/>
          <w:rtl w:val="0"/>
          <w:lang w:val="en-US"/>
        </w:rPr>
        <w:t>F) and the different blockage intensities and shape for the three time blocks. These relationships are also shown for light intensity (lum/ft</w:t>
      </w:r>
      <w:r>
        <w:rPr>
          <w:rStyle w:val="None"/>
          <w:rFonts w:ascii="Times New Roman" w:hAnsi="Times New Roman"/>
          <w:b w:val="1"/>
          <w:bCs w:val="1"/>
          <w:sz w:val="24"/>
          <w:szCs w:val="24"/>
          <w:vertAlign w:val="superscript"/>
          <w:rtl w:val="0"/>
        </w:rPr>
        <w:t>2</w:t>
      </w:r>
      <w:r>
        <w:rPr>
          <w:rStyle w:val="None"/>
          <w:rFonts w:ascii="Times New Roman" w:hAnsi="Times New Roman"/>
          <w:b w:val="1"/>
          <w:bCs w:val="1"/>
          <w:sz w:val="24"/>
          <w:szCs w:val="24"/>
          <w:rtl w:val="0"/>
        </w:rPr>
        <w:t xml:space="preserve">). </w:t>
      </w:r>
      <w:r>
        <w:rPr>
          <w:rStyle w:val="None"/>
          <w:rFonts w:ascii="Helvetica" w:hAnsi="Helvetica"/>
          <w:b w:val="1"/>
          <w:bCs w:val="1"/>
          <w:outline w:val="0"/>
          <w:color w:val="000000"/>
          <w:sz w:val="24"/>
          <w:szCs w:val="24"/>
          <w:u w:color="000000"/>
          <w:rtl w:val="0"/>
          <w:lang w:val="en-US"/>
          <w14:textFill>
            <w14:solidFill>
              <w14:srgbClr w14:val="000000"/>
            </w14:solidFill>
          </w14:textFill>
        </w:rPr>
        <w:t xml:space="preserve">Solid middle lines shows the median of the data, whilst whiskers show 1.5 standard deviation. Solid dots are outliers &gt;1.5 interquartile range (IQR). </w:t>
      </w:r>
    </w:p>
    <w:p>
      <w:pPr>
        <w:pStyle w:val="Body"/>
        <w:spacing w:after="0" w:line="240" w:lineRule="auto"/>
        <w:jc w:val="both"/>
        <w:rPr>
          <w:rStyle w:val="None"/>
          <w:rFonts w:ascii="Times New Roman" w:cs="Times New Roman" w:hAnsi="Times New Roman" w:eastAsia="Times New Roman"/>
          <w:sz w:val="24"/>
          <w:szCs w:val="24"/>
        </w:rPr>
      </w:pPr>
    </w:p>
    <w:p>
      <w:pPr>
        <w:pStyle w:val="Body"/>
        <w:spacing w:after="0" w:line="480" w:lineRule="auto"/>
        <w:jc w:val="both"/>
      </w:pPr>
      <w:ins w:id="351" w:date="2020-02-15T09:56:32Z" w:author="zenrunner">
        <w:r>
          <w:rPr>
            <w:rStyle w:val="None"/>
            <w:rFonts w:ascii="Arial Unicode MS" w:cs="Arial Unicode MS" w:hAnsi="Arial Unicode MS" w:eastAsia="Arial Unicode MS"/>
            <w:b w:val="0"/>
            <w:bCs w:val="0"/>
            <w:i w:val="0"/>
            <w:iCs w:val="0"/>
          </w:rPr>
          <w:br w:type="page"/>
        </w:r>
      </w:ins>
    </w:p>
    <w:p>
      <w:pPr>
        <w:pStyle w:val="Body"/>
        <w:spacing w:after="0" w:line="480" w:lineRule="auto"/>
        <w:ind w:firstLine="720"/>
        <w:jc w:val="both"/>
        <w:rPr>
          <w:ins w:id="352" w:date="2020-02-15T09:56:32Z" w:author="zenrunner"/>
          <w:rStyle w:val="None"/>
          <w:rFonts w:ascii="Times New Roman" w:cs="Times New Roman" w:hAnsi="Times New Roman" w:eastAsia="Times New Roman"/>
          <w:b w:val="1"/>
          <w:bCs w:val="1"/>
          <w:sz w:val="24"/>
          <w:szCs w:val="24"/>
        </w:rPr>
      </w:pPr>
      <w:ins w:id="353" w:date="2020-02-15T09:56:32Z" w:author="zenrunner">
        <w:r>
          <w:rPr>
            <w:rStyle w:val="None"/>
            <w:rFonts w:ascii="Times New Roman" w:hAnsi="Times New Roman"/>
            <w:b w:val="1"/>
            <w:bCs w:val="1"/>
            <w:sz w:val="24"/>
            <w:szCs w:val="24"/>
            <w:rtl w:val="0"/>
            <w:lang w:val="en-US"/>
          </w:rPr>
          <w:t>OK On all these plots - see suggestions for other ideas too.</w:t>
        </w:r>
      </w:ins>
    </w:p>
    <w:p>
      <w:pPr>
        <w:pStyle w:val="Body"/>
        <w:spacing w:after="0" w:line="480" w:lineRule="auto"/>
        <w:ind w:firstLine="720"/>
        <w:jc w:val="both"/>
        <w:rPr>
          <w:ins w:id="354" w:date="2020-02-15T09:56:32Z" w:author="zenrunner"/>
          <w:rStyle w:val="None"/>
          <w:rFonts w:ascii="Times New Roman" w:cs="Times New Roman" w:hAnsi="Times New Roman" w:eastAsia="Times New Roman"/>
          <w:b w:val="1"/>
          <w:bCs w:val="1"/>
          <w:sz w:val="24"/>
          <w:szCs w:val="24"/>
        </w:rPr>
      </w:pPr>
      <w:ins w:id="355" w:date="2020-02-15T09:56:32Z" w:author="zenrunner">
        <w:r>
          <w:rPr>
            <w:rStyle w:val="None"/>
            <w:rFonts w:ascii="Times New Roman" w:hAnsi="Times New Roman"/>
            <w:b w:val="1"/>
            <w:bCs w:val="1"/>
            <w:sz w:val="24"/>
            <w:szCs w:val="24"/>
            <w:rtl w:val="0"/>
            <w:lang w:val="en-US"/>
          </w:rPr>
          <w:t xml:space="preserve">Rename no structure to </w:t>
        </w:r>
      </w:ins>
      <w:ins w:id="356" w:date="2020-02-15T09:56:32Z" w:author="zenrunner">
        <w:r>
          <w:rPr>
            <w:rStyle w:val="None"/>
            <w:rFonts w:ascii="Times New Roman" w:hAnsi="Times New Roman" w:hint="default"/>
            <w:b w:val="1"/>
            <w:bCs w:val="1"/>
            <w:sz w:val="24"/>
            <w:szCs w:val="24"/>
            <w:rtl w:val="0"/>
            <w:lang w:val="en-US"/>
          </w:rPr>
          <w:t>‘</w:t>
        </w:r>
      </w:ins>
      <w:ins w:id="357" w:date="2020-02-15T09:56:32Z" w:author="zenrunner">
        <w:r>
          <w:rPr>
            <w:rStyle w:val="None"/>
            <w:rFonts w:ascii="Times New Roman" w:hAnsi="Times New Roman"/>
            <w:b w:val="1"/>
            <w:bCs w:val="1"/>
            <w:sz w:val="24"/>
            <w:szCs w:val="24"/>
            <w:rtl w:val="0"/>
            <w:lang w:val="en-US"/>
          </w:rPr>
          <w:t>open</w:t>
        </w:r>
      </w:ins>
      <w:ins w:id="358" w:date="2020-02-15T09:56:32Z" w:author="zenrunner">
        <w:r>
          <w:rPr>
            <w:rStyle w:val="None"/>
            <w:rFonts w:ascii="Times New Roman" w:hAnsi="Times New Roman" w:hint="default"/>
            <w:b w:val="1"/>
            <w:bCs w:val="1"/>
            <w:sz w:val="24"/>
            <w:szCs w:val="24"/>
            <w:rtl w:val="0"/>
            <w:lang w:val="en-US"/>
          </w:rPr>
          <w:t xml:space="preserve">’ </w:t>
        </w:r>
      </w:ins>
      <w:ins w:id="359" w:date="2020-02-15T09:56:32Z" w:author="zenrunner">
        <w:r>
          <w:rPr>
            <w:rStyle w:val="None"/>
            <w:rFonts w:ascii="Times New Roman" w:hAnsi="Times New Roman"/>
            <w:b w:val="1"/>
            <w:bCs w:val="1"/>
            <w:sz w:val="24"/>
            <w:szCs w:val="24"/>
            <w:rtl w:val="0"/>
            <w:lang w:val="en-US"/>
          </w:rPr>
          <w:t>or control</w:t>
        </w:r>
      </w:ins>
    </w:p>
    <w:p>
      <w:pPr>
        <w:pStyle w:val="Body"/>
        <w:spacing w:after="0" w:line="480" w:lineRule="auto"/>
        <w:ind w:firstLine="720"/>
        <w:jc w:val="both"/>
        <w:rPr>
          <w:ins w:id="360" w:date="2020-02-15T09:56:32Z" w:author="zenrunner"/>
          <w:rStyle w:val="None"/>
          <w:rFonts w:ascii="Times New Roman" w:cs="Times New Roman" w:hAnsi="Times New Roman" w:eastAsia="Times New Roman"/>
          <w:b w:val="1"/>
          <w:bCs w:val="1"/>
          <w:sz w:val="24"/>
          <w:szCs w:val="24"/>
        </w:rPr>
      </w:pPr>
      <w:ins w:id="361" w:date="2020-02-15T09:56:32Z" w:author="zenrunner">
        <w:r>
          <w:rPr>
            <w:rStyle w:val="None"/>
            <w:rFonts w:ascii="Times New Roman" w:hAnsi="Times New Roman"/>
            <w:b w:val="1"/>
            <w:bCs w:val="1"/>
            <w:sz w:val="24"/>
            <w:szCs w:val="24"/>
            <w:rtl w:val="0"/>
            <w:lang w:val="en-US"/>
          </w:rPr>
          <w:t>Try other plots I love boxplots but hard to see differences</w:t>
        </w:r>
      </w:ins>
    </w:p>
    <w:p>
      <w:pPr>
        <w:pStyle w:val="Body"/>
        <w:spacing w:after="0" w:line="480" w:lineRule="auto"/>
        <w:ind w:firstLine="720"/>
        <w:jc w:val="both"/>
        <w:rPr>
          <w:ins w:id="362" w:date="2020-02-15T09:56:32Z" w:author="zenrunner"/>
          <w:rStyle w:val="None"/>
          <w:rFonts w:ascii="Times New Roman" w:cs="Times New Roman" w:hAnsi="Times New Roman" w:eastAsia="Times New Roman"/>
        </w:rPr>
      </w:pP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Discussion</w:t>
      </w:r>
    </w:p>
    <w:p>
      <w:pPr>
        <w:pStyle w:val="Body"/>
        <w:spacing w:after="0" w:line="480" w:lineRule="auto"/>
        <w:ind w:firstLine="720"/>
        <w:jc w:val="both"/>
        <w:rPr>
          <w:ins w:id="363" w:date="2020-02-15T10:07:20Z" w:author="zenrunner"/>
          <w:rStyle w:val="None"/>
          <w:rFonts w:ascii="Times New Roman" w:cs="Times New Roman" w:hAnsi="Times New Roman" w:eastAsia="Times New Roman"/>
          <w:b w:val="1"/>
          <w:bCs w:val="1"/>
          <w:sz w:val="24"/>
          <w:szCs w:val="24"/>
        </w:rPr>
      </w:pPr>
      <w:ins w:id="364" w:date="2020-02-15T10:07:20Z" w:author="zenrunner">
        <w:r>
          <w:rPr>
            <w:rStyle w:val="None"/>
            <w:rFonts w:ascii="Times New Roman" w:hAnsi="Times New Roman"/>
            <w:b w:val="1"/>
            <w:bCs w:val="1"/>
            <w:sz w:val="24"/>
            <w:szCs w:val="24"/>
            <w:rtl w:val="0"/>
            <w:lang w:val="en-US"/>
          </w:rPr>
          <w:t>Restate purpose - Shrubs and structural heterogeneity are important components of ecosystems relevant to the conservation and restoration of other plants and animals. Shelter that provides amelioration or even just differences in the temperature and light at fine-scales is likely critical to at least some sensitive animals (citaations) and to plants that require different germination conditons (citations). Here, we tested</w:t>
        </w:r>
      </w:ins>
      <w:ins w:id="365" w:date="2020-02-15T10:07:20Z" w:author="zenrunner">
        <w:r>
          <w:rPr>
            <w:rStyle w:val="None"/>
            <w:rFonts w:ascii="Times New Roman" w:hAnsi="Times New Roman" w:hint="default"/>
            <w:b w:val="1"/>
            <w:bCs w:val="1"/>
            <w:sz w:val="24"/>
            <w:szCs w:val="24"/>
            <w:rtl w:val="0"/>
            <w:lang w:val="en-US"/>
          </w:rPr>
          <w:t xml:space="preserve">… </w:t>
        </w:r>
      </w:ins>
      <w:ins w:id="366" w:date="2020-02-15T10:07:20Z" w:author="zenrunner">
        <w:r>
          <w:rPr>
            <w:rStyle w:val="None"/>
            <w:rFonts w:ascii="Times New Roman" w:hAnsi="Times New Roman"/>
            <w:b w:val="1"/>
            <w:bCs w:val="1"/>
            <w:sz w:val="24"/>
            <w:szCs w:val="24"/>
            <w:rtl w:val="0"/>
            <w:lang w:val="en-US"/>
          </w:rPr>
          <w:t xml:space="preserve">either the hypothesis or we examined the capacity for.. whatever framework you prefer.. I would say maybe H and preds??/ </w:t>
        </w:r>
      </w:ins>
    </w:p>
    <w:p>
      <w:pPr>
        <w:pStyle w:val="Body"/>
        <w:spacing w:after="0" w:line="480" w:lineRule="auto"/>
        <w:ind w:firstLine="720"/>
        <w:jc w:val="both"/>
        <w:rPr>
          <w:ins w:id="367" w:date="2020-02-15T10:07:20Z" w:author="zenrunner"/>
          <w:rStyle w:val="None"/>
          <w:rFonts w:ascii="Times New Roman" w:cs="Times New Roman" w:hAnsi="Times New Roman" w:eastAsia="Times New Roman"/>
          <w:b w:val="1"/>
          <w:bCs w:val="1"/>
          <w:sz w:val="24"/>
          <w:szCs w:val="24"/>
        </w:rPr>
      </w:pPr>
      <w:ins w:id="368" w:date="2020-02-15T10:07:20Z" w:author="zenrunner">
        <w:r>
          <w:rPr>
            <w:rStyle w:val="None"/>
            <w:rFonts w:ascii="Times New Roman" w:hAnsi="Times New Roman"/>
            <w:b w:val="1"/>
            <w:bCs w:val="1"/>
            <w:sz w:val="24"/>
            <w:szCs w:val="24"/>
            <w:rtl w:val="0"/>
            <w:lang w:val="en-US"/>
          </w:rPr>
          <w:t xml:space="preserve">Here, we tested the hypothesis that artificial shelters can both emulate shrub canopy effects in deserts and change key measures of microclimate including temp and light. This hypothesis was supported.  Then work through preds </w:t>
        </w:r>
      </w:ins>
      <w:ins w:id="369" w:date="2020-02-15T10:07:20Z" w:author="zenrunner">
        <w:r>
          <w:rPr>
            <w:rStyle w:val="None"/>
            <w:rFonts w:ascii="Times New Roman" w:hAnsi="Times New Roman" w:hint="default"/>
            <w:b w:val="1"/>
            <w:bCs w:val="1"/>
            <w:sz w:val="24"/>
            <w:szCs w:val="24"/>
            <w:rtl w:val="0"/>
            <w:lang w:val="en-US"/>
          </w:rPr>
          <w:t>—</w:t>
        </w:r>
      </w:ins>
      <w:ins w:id="370" w:date="2020-02-15T10:07:20Z" w:author="zenrunner">
        <w:r>
          <w:rPr>
            <w:rStyle w:val="None"/>
            <w:rFonts w:ascii="Times New Roman" w:hAnsi="Times New Roman"/>
            <w:b w:val="1"/>
            <w:bCs w:val="1"/>
            <w:sz w:val="24"/>
            <w:szCs w:val="24"/>
            <w:rtl w:val="0"/>
            <w:lang w:val="en-US"/>
          </w:rPr>
          <w:t>- whatever they are - light different and mean temp, variation is reduced in temp, and shelters were similar to shrub canopies and different from coarser-scale climate estimate from a nearby weather station. This evidence suggests that shelters can provide an important mechanism or tool for stakeholders to provide habitat for plants and animals either as a temporary stepping stone restoration strategies or as a means to enhance habitat quality through simple and cost effective interventions.</w:t>
        </w:r>
      </w:ins>
    </w:p>
    <w:p>
      <w:pPr>
        <w:pStyle w:val="Body"/>
        <w:spacing w:after="0" w:line="480" w:lineRule="auto"/>
        <w:ind w:firstLine="720"/>
        <w:jc w:val="both"/>
        <w:rPr>
          <w:ins w:id="371" w:date="2020-02-15T10:07:20Z" w:author="zenrunner"/>
          <w:rStyle w:val="None"/>
          <w:rFonts w:ascii="Times New Roman" w:cs="Times New Roman" w:hAnsi="Times New Roman" w:eastAsia="Times New Roman"/>
          <w:b w:val="1"/>
          <w:bCs w:val="1"/>
          <w:sz w:val="24"/>
          <w:szCs w:val="24"/>
        </w:rPr>
      </w:pPr>
    </w:p>
    <w:p>
      <w:pPr>
        <w:pStyle w:val="Body"/>
        <w:spacing w:after="0" w:line="480" w:lineRule="auto"/>
        <w:ind w:firstLine="720"/>
        <w:jc w:val="both"/>
        <w:rPr>
          <w:ins w:id="372" w:date="2020-02-15T10:07:20Z" w:author="zenrunner"/>
          <w:rStyle w:val="None"/>
          <w:rFonts w:ascii="Times New Roman" w:cs="Times New Roman" w:hAnsi="Times New Roman" w:eastAsia="Times New Roman"/>
          <w:b w:val="1"/>
          <w:bCs w:val="1"/>
          <w:sz w:val="24"/>
          <w:szCs w:val="24"/>
        </w:rPr>
      </w:pPr>
      <w:ins w:id="373" w:date="2020-02-15T10:07:20Z" w:author="zenrunner">
        <w:r>
          <w:rPr>
            <w:rStyle w:val="None"/>
            <w:rFonts w:ascii="Times New Roman" w:hAnsi="Times New Roman"/>
            <w:b w:val="1"/>
            <w:bCs w:val="1"/>
            <w:sz w:val="24"/>
            <w:szCs w:val="24"/>
            <w:rtl w:val="0"/>
            <w:lang w:val="en-US"/>
          </w:rPr>
          <w:t>Then paragraphs discussing each key finding</w:t>
        </w:r>
      </w:ins>
    </w:p>
    <w:p>
      <w:pPr>
        <w:pStyle w:val="Body"/>
        <w:spacing w:after="0" w:line="480" w:lineRule="auto"/>
        <w:ind w:firstLine="720"/>
        <w:jc w:val="both"/>
        <w:rPr>
          <w:ins w:id="374" w:date="2020-02-15T10:07:20Z" w:author="zenrunner"/>
          <w:rStyle w:val="None"/>
          <w:rFonts w:ascii="Times New Roman" w:cs="Times New Roman" w:hAnsi="Times New Roman" w:eastAsia="Times New Roman"/>
          <w:b w:val="1"/>
          <w:bCs w:val="1"/>
          <w:sz w:val="24"/>
          <w:szCs w:val="24"/>
        </w:rPr>
      </w:pPr>
      <w:ins w:id="375" w:date="2020-02-15T10:07:20Z" w:author="zenrunner">
        <w:r>
          <w:rPr>
            <w:rStyle w:val="None"/>
            <w:rFonts w:ascii="Times New Roman" w:hAnsi="Times New Roman"/>
            <w:b w:val="1"/>
            <w:bCs w:val="1"/>
            <w:sz w:val="24"/>
            <w:szCs w:val="24"/>
            <w:rtl w:val="0"/>
            <w:lang w:val="en-US"/>
          </w:rPr>
          <w:t>Para 2 Temp and light finding..</w:t>
        </w:r>
      </w:ins>
    </w:p>
    <w:p>
      <w:pPr>
        <w:pStyle w:val="Body"/>
        <w:spacing w:after="0" w:line="480" w:lineRule="auto"/>
        <w:ind w:firstLine="720"/>
        <w:jc w:val="both"/>
        <w:rPr>
          <w:ins w:id="376" w:date="2020-02-15T10:07:20Z" w:author="zenrunner"/>
          <w:rStyle w:val="None"/>
          <w:rFonts w:ascii="Times New Roman" w:cs="Times New Roman" w:hAnsi="Times New Roman" w:eastAsia="Times New Roman"/>
          <w:b w:val="1"/>
          <w:bCs w:val="1"/>
          <w:sz w:val="24"/>
          <w:szCs w:val="24"/>
        </w:rPr>
      </w:pPr>
      <w:ins w:id="377" w:date="2020-02-15T10:07:20Z" w:author="zenrunner">
        <w:r>
          <w:rPr>
            <w:rStyle w:val="None"/>
            <w:rFonts w:ascii="Times New Roman" w:hAnsi="Times New Roman"/>
            <w:b w:val="1"/>
            <w:bCs w:val="1"/>
            <w:sz w:val="24"/>
            <w:szCs w:val="24"/>
            <w:rtl w:val="0"/>
            <w:lang w:val="en-US"/>
          </w:rPr>
          <w:t>Para 3 Mean changes in temp in light</w:t>
        </w:r>
      </w:ins>
    </w:p>
    <w:p>
      <w:pPr>
        <w:pStyle w:val="Body"/>
        <w:spacing w:after="0" w:line="480" w:lineRule="auto"/>
        <w:ind w:firstLine="720"/>
        <w:jc w:val="both"/>
        <w:rPr>
          <w:ins w:id="378" w:date="2020-02-15T10:07:20Z" w:author="zenrunner"/>
          <w:rStyle w:val="None"/>
          <w:rFonts w:ascii="Times New Roman" w:cs="Times New Roman" w:hAnsi="Times New Roman" w:eastAsia="Times New Roman"/>
          <w:b w:val="1"/>
          <w:bCs w:val="1"/>
          <w:sz w:val="24"/>
          <w:szCs w:val="24"/>
        </w:rPr>
      </w:pPr>
      <w:ins w:id="379" w:date="2020-02-15T10:07:20Z" w:author="zenrunner">
        <w:r>
          <w:rPr>
            <w:rStyle w:val="None"/>
            <w:rFonts w:ascii="Times New Roman" w:hAnsi="Times New Roman"/>
            <w:b w:val="1"/>
            <w:bCs w:val="1"/>
            <w:sz w:val="24"/>
            <w:szCs w:val="24"/>
            <w:rtl w:val="0"/>
            <w:lang w:val="en-US"/>
          </w:rPr>
          <w:t>Para 4 the importance of variation in climate in addition to mean changes and scale of changes AND THE IMPORTANCE OF SHELTER AND HETERO</w:t>
        </w:r>
      </w:ins>
      <w:ins w:id="380" w:date="2020-02-15T10:07:20Z" w:author="zenrunner">
        <w:r>
          <w:rPr>
            <w:rStyle w:val="None"/>
            <w:rFonts w:ascii="Times New Roman" w:hAnsi="Times New Roman" w:hint="default"/>
            <w:b w:val="1"/>
            <w:bCs w:val="1"/>
            <w:sz w:val="24"/>
            <w:szCs w:val="24"/>
            <w:rtl w:val="0"/>
            <w:lang w:val="en-US"/>
          </w:rPr>
          <w:t xml:space="preserve">… </w:t>
        </w:r>
      </w:ins>
      <w:ins w:id="381" w:date="2020-02-15T10:07:20Z" w:author="zenrunner">
        <w:r>
          <w:rPr>
            <w:rStyle w:val="None"/>
            <w:rFonts w:ascii="Times New Roman" w:hAnsi="Times New Roman"/>
            <w:b w:val="1"/>
            <w:bCs w:val="1"/>
            <w:sz w:val="24"/>
            <w:szCs w:val="24"/>
            <w:rtl w:val="0"/>
            <w:lang w:val="en-US"/>
          </w:rPr>
          <w:t>YOU have some of these ideas below. CHECK ECo-ENG journal and see how deep they go in their papers.</w:t>
        </w:r>
      </w:ins>
    </w:p>
    <w:p>
      <w:pPr>
        <w:pStyle w:val="Body"/>
        <w:spacing w:after="0" w:line="480" w:lineRule="auto"/>
        <w:ind w:firstLine="720"/>
        <w:jc w:val="both"/>
        <w:rPr>
          <w:ins w:id="382" w:date="2020-02-15T10:07:20Z" w:author="zenrunner"/>
          <w:rStyle w:val="None"/>
          <w:rFonts w:ascii="Times New Roman" w:cs="Times New Roman" w:hAnsi="Times New Roman" w:eastAsia="Times New Roman"/>
          <w:b w:val="1"/>
          <w:bCs w:val="1"/>
          <w:sz w:val="24"/>
          <w:szCs w:val="24"/>
        </w:rPr>
      </w:pPr>
      <w:ins w:id="383" w:date="2020-02-15T10:07:20Z" w:author="zenrunner">
        <w:r>
          <w:rPr>
            <w:rStyle w:val="None"/>
            <w:rFonts w:ascii="Times New Roman" w:hAnsi="Times New Roman"/>
            <w:b w:val="1"/>
            <w:bCs w:val="1"/>
            <w:sz w:val="24"/>
            <w:szCs w:val="24"/>
            <w:rtl w:val="0"/>
            <w:lang w:val="en-US"/>
          </w:rPr>
          <w:t>Para 5 SHORT conclusions with implications.</w:t>
        </w:r>
      </w:ins>
    </w:p>
    <w:p>
      <w:pPr>
        <w:pStyle w:val="Body"/>
        <w:spacing w:after="0" w:line="480" w:lineRule="auto"/>
        <w:ind w:firstLine="720"/>
        <w:jc w:val="both"/>
        <w:rPr>
          <w:ins w:id="384" w:date="2020-02-15T10:07:20Z" w:author="zenrunner"/>
          <w:rStyle w:val="None"/>
          <w:rFonts w:ascii="Times New Roman" w:cs="Times New Roman" w:hAnsi="Times New Roman" w:eastAsia="Times New Roman"/>
          <w:b w:val="1"/>
          <w:bCs w:val="1"/>
          <w:sz w:val="24"/>
          <w:szCs w:val="24"/>
        </w:rPr>
      </w:pPr>
    </w:p>
    <w:p>
      <w:pPr>
        <w:pStyle w:val="Body"/>
        <w:spacing w:after="0" w:line="480" w:lineRule="auto"/>
        <w:ind w:firstLine="720"/>
        <w:jc w:val="both"/>
        <w:rPr>
          <w:del w:id="385" w:date="2020-02-15T10:06:12Z" w:author="zenrunner"/>
          <w:rStyle w:val="None"/>
          <w:rFonts w:ascii="Times New Roman" w:cs="Times New Roman" w:hAnsi="Times New Roman" w:eastAsia="Times New Roman"/>
          <w:sz w:val="24"/>
          <w:szCs w:val="24"/>
        </w:rPr>
      </w:pPr>
      <w:del w:id="386" w:date="2020-02-15T10:06:12Z" w:author="zenrunner">
        <w:r>
          <w:rPr>
            <w:rStyle w:val="None"/>
            <w:rFonts w:ascii="Times New Roman" w:hAnsi="Times New Roman"/>
            <w:sz w:val="24"/>
            <w:szCs w:val="24"/>
            <w:rtl w:val="0"/>
            <w:lang w:val="en-US"/>
          </w:rPr>
          <w:delText xml:space="preserve">In this study we aimed to construct shelters that are easily assembled in the field and are more cost-effective than other prototypes already discussed in published literature. We wished to explore the efficiency of these shelters at cooling canopy temperature and blocking the incoming sunlight. By using PVC piping and shade cloths, we were able design and build cost-effective shelters that were easily assembled and disassembled in the field. This is beneficial because it means that shelters can be easily transported between locations and can be set-up almost anywhere. It also allows for the opportunity to run shelter experiments at a grand scale, something otherwise not feasible if funding is limited.  </w:delText>
        </w:r>
      </w:del>
    </w:p>
    <w:p>
      <w:pPr>
        <w:pStyle w:val="Body"/>
        <w:spacing w:after="0" w:line="480" w:lineRule="auto"/>
        <w:ind w:firstLine="720"/>
        <w:jc w:val="both"/>
        <w:rPr>
          <w:rStyle w:val="None"/>
          <w:rFonts w:ascii="Times New Roman" w:cs="Times New Roman" w:hAnsi="Times New Roman" w:eastAsia="Times New Roman"/>
          <w:sz w:val="24"/>
          <w:szCs w:val="24"/>
        </w:rPr>
      </w:pPr>
      <w:del w:id="387" w:date="2020-02-15T10:06:12Z" w:author="zenrunner">
        <w:r>
          <w:rPr>
            <w:rStyle w:val="None"/>
            <w:rFonts w:ascii="Times New Roman" w:hAnsi="Times New Roman"/>
            <w:sz w:val="24"/>
            <w:szCs w:val="24"/>
            <w:rtl w:val="0"/>
            <w:lang w:val="en-US"/>
          </w:rPr>
          <w:delText xml:space="preserve"> We compared light intensity and temperature and concluded that the two are positively correlated. To ensure that this was the case under all condition, we further subdivided the data into time blocks for the various blockage intensities and determined that the above relationship remained true regardless. This is because sunlight carries solar energetic particles whose energy is converted into heat upon contact with the earth resulting in an increase in the mean temperature</w:delText>
        </w:r>
      </w:del>
      <w:del w:id="388" w:date="2020-02-15T10:06:12Z" w:author="zenrunner">
        <w:r>
          <w:rPr>
            <w:rStyle w:val="None"/>
            <w:rFonts w:ascii="Times New Roman" w:hAnsi="Times New Roman"/>
            <w:sz w:val="24"/>
            <w:szCs w:val="24"/>
            <w:vertAlign w:val="superscript"/>
            <w:rtl w:val="0"/>
          </w:rPr>
          <w:delText>27</w:delText>
        </w:r>
      </w:del>
      <w:del w:id="389" w:date="2020-02-15T10:06:12Z" w:author="zenrunner">
        <w:r>
          <w:rPr>
            <w:rStyle w:val="None"/>
            <w:rFonts w:ascii="Times New Roman" w:hAnsi="Times New Roman"/>
            <w:sz w:val="24"/>
            <w:szCs w:val="24"/>
            <w:rtl w:val="0"/>
            <w:lang w:val="en-US"/>
          </w:rPr>
          <w:delText>. Hence, it</w:delText>
        </w:r>
      </w:del>
      <w:del w:id="390" w:date="2020-02-15T10:06:12Z" w:author="zenrunner">
        <w:r>
          <w:rPr>
            <w:rStyle w:val="None"/>
            <w:rFonts w:ascii="Times New Roman" w:hAnsi="Times New Roman" w:hint="default"/>
            <w:sz w:val="24"/>
            <w:szCs w:val="24"/>
            <w:rtl w:val="0"/>
            <w:lang w:val="en-US"/>
          </w:rPr>
          <w:delText>’</w:delText>
        </w:r>
      </w:del>
      <w:del w:id="391" w:date="2020-02-15T10:06:12Z" w:author="zenrunner">
        <w:r>
          <w:rPr>
            <w:rStyle w:val="None"/>
            <w:rFonts w:ascii="Times New Roman" w:hAnsi="Times New Roman"/>
            <w:sz w:val="24"/>
            <w:szCs w:val="24"/>
            <w:rtl w:val="0"/>
            <w:lang w:val="en-US"/>
          </w:rPr>
          <w:delText xml:space="preserve">s not surprising that with increased solar intensity, the microsite temperature generally increased as well. </w:delText>
        </w:r>
      </w:del>
    </w:p>
    <w:p>
      <w:pPr>
        <w:pStyle w:val="Body"/>
        <w:spacing w:after="0" w:line="480" w:lineRule="auto"/>
        <w:ind w:firstLine="720"/>
        <w:jc w:val="both"/>
        <w:rPr>
          <w:rStyle w:val="None"/>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pPr>
      <w:r>
        <w:rPr>
          <w:rStyle w:val="None"/>
          <w:rFonts w:ascii="Times New Roman" w:hAnsi="Times New Roman"/>
          <w:sz w:val="24"/>
          <w:szCs w:val="24"/>
          <w:rtl w:val="0"/>
          <w:lang w:val="en-US"/>
        </w:rPr>
        <w:t xml:space="preserve">The open microsites showed the most variation in data compared to two other structures for both temperature and light intensity (Figure 2), specifically during the afternoon and evening time slots. Furthermore, the open also showed the most variation compared to the other blockage intensities, except during the morning when the 15% cover type experienced the most variation. This demonstrates that although there may be specific times during the day when no shelter may be better than any shelter, the open simply does not offer the same consistency of refuge from extreme environmental conditions as shelter does. </w:t>
      </w: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The spatial and temporal patterns of thermal heterogeneity are able to create unique selective pressures in different environments</w:t>
      </w:r>
      <w:r>
        <w:rPr>
          <w:rStyle w:val="None"/>
          <w:rFonts w:ascii="Times New Roman" w:hAnsi="Times New Roman"/>
          <w:sz w:val="24"/>
          <w:szCs w:val="24"/>
          <w:vertAlign w:val="superscript"/>
          <w:rtl w:val="0"/>
        </w:rPr>
        <w:t>28</w:t>
      </w:r>
      <w:r>
        <w:rPr>
          <w:rStyle w:val="None"/>
          <w:rFonts w:ascii="Times New Roman" w:hAnsi="Times New Roman"/>
          <w:outline w:val="0"/>
          <w:color w:val="000000"/>
          <w:sz w:val="24"/>
          <w:szCs w:val="24"/>
          <w:u w:color="000000"/>
          <w:shd w:val="clear" w:color="auto" w:fill="ffffff"/>
          <w:rtl w:val="0"/>
          <w14:textFill>
            <w14:solidFill>
              <w14:srgbClr w14:val="000000"/>
            </w14:solidFill>
          </w14:textFill>
        </w:rPr>
        <w:t>.</w:t>
      </w:r>
      <w:commentRangeStart w:id="392"/>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Shaded microhabitats, such as those created by vegetation, are vital components that increase thermal heterogeneity of the landscape for a variety of animals such as ectotherm, in addition to providing refuge</w:t>
      </w:r>
      <w:r>
        <w:rPr>
          <w:rStyle w:val="None"/>
          <w:rFonts w:ascii="Times New Roman" w:hAnsi="Times New Roman"/>
          <w:sz w:val="24"/>
          <w:szCs w:val="24"/>
          <w:vertAlign w:val="superscript"/>
          <w:rtl w:val="0"/>
          <w:lang w:val="it-IT"/>
        </w:rPr>
        <w:t>29,30</w:t>
      </w: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Our data supports the hypothesis that shelters too can act as canopies that increase thermal heterogeneity within a given environment. </w:t>
      </w:r>
      <w:ins w:id="393" w:date="2020-02-15T10:06:44Z" w:author="zenrunne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SURE YOU HAVE A WHOLE PARAGARPH ON CONSERVATION RESTORATION ABOUT THIS. GREAT.</w:t>
        </w:r>
      </w:ins>
      <w:r>
        <w:rPr>
          <w:rStyle w:val="None"/>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br w:type="textWrapping"/>
      </w:r>
      <w:commentRangeEnd w:id="392"/>
      <w:r>
        <w:commentReference w:id="392"/>
      </w:r>
    </w:p>
    <w:p>
      <w:pPr>
        <w:pStyle w:val="Body"/>
        <w:spacing w:after="0" w:line="480" w:lineRule="auto"/>
        <w:ind w:firstLine="720"/>
        <w:jc w:val="both"/>
        <w:rPr>
          <w:rStyle w:val="None"/>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pPr>
      <w:del w:id="394" w:date="2020-02-15T10:07:26Z" w:author="zenrunne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delText>Post-hoc analyses demonstrated that triangular shelters at 90% blockage intensity not only blocked sunlight most successfully, but also resulted in the most cooling effect (Table 2 and 3). This was contrary to earlier predictions about temperature stagnation as a result of limited wind flow. This is likely because of holes that appeared on cloths, which enabled uniform wind flow through and out the shelters. Interestingly, these holes act similar to branches on natural vegetation that create a non-uniform shading patterns under canopy. These irregularities may result in a complex mosaic of thermal and radiative properties that may be beneficial, though need to be further explored</w:delText>
        </w:r>
      </w:del>
      <w:del w:id="395" w:date="2020-02-15T10:07:26Z" w:author="zenrunner">
        <w:r>
          <w:rPr>
            <w:rStyle w:val="None"/>
            <w:rFonts w:ascii="Times New Roman" w:hAnsi="Times New Roman"/>
            <w:sz w:val="24"/>
            <w:szCs w:val="24"/>
            <w:vertAlign w:val="superscript"/>
            <w:rtl w:val="0"/>
          </w:rPr>
          <w:delText>31</w:delText>
        </w:r>
      </w:del>
      <w:del w:id="396" w:date="2020-02-15T10:07:26Z" w:author="zenrunner">
        <w:r>
          <w:rPr>
            <w:rStyle w:val="None"/>
            <w:rFonts w:ascii="Times New Roman" w:hAnsi="Times New Roman"/>
            <w:outline w:val="0"/>
            <w:color w:val="000000"/>
            <w:sz w:val="24"/>
            <w:szCs w:val="24"/>
            <w:u w:color="000000"/>
            <w:shd w:val="clear" w:color="auto" w:fill="ffffff"/>
            <w:rtl w:val="0"/>
            <w14:textFill>
              <w14:solidFill>
                <w14:srgbClr w14:val="000000"/>
              </w14:solidFill>
            </w14:textFill>
          </w:rPr>
          <w:delText xml:space="preserve">. </w:delText>
        </w:r>
      </w:del>
    </w:p>
    <w:p>
      <w:pPr>
        <w:pStyle w:val="Body"/>
        <w:spacing w:after="0" w:line="480" w:lineRule="auto"/>
        <w:ind w:firstLine="720"/>
        <w:jc w:val="both"/>
        <w:rPr>
          <w:rStyle w:val="None"/>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pP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Signs of human-induced climate change is already visible in a variety of ecosystems. Species all around the world face changes in distribution and abundance due to migration and range shift</w:t>
      </w:r>
      <w:r>
        <w:rPr>
          <w:rStyle w:val="None"/>
          <w:rFonts w:ascii="Times New Roman" w:hAnsi="Times New Roman"/>
          <w:sz w:val="24"/>
          <w:szCs w:val="24"/>
          <w:vertAlign w:val="superscript"/>
          <w:rtl w:val="0"/>
        </w:rPr>
        <w:t>32</w:t>
      </w: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 This change with impact the physiology, growth, and productivity of biota</w:t>
      </w:r>
      <w:r>
        <w:rPr>
          <w:rStyle w:val="None"/>
          <w:rFonts w:ascii="Times New Roman" w:hAnsi="Times New Roman"/>
          <w:sz w:val="24"/>
          <w:szCs w:val="24"/>
          <w:vertAlign w:val="superscript"/>
          <w:rtl w:val="0"/>
        </w:rPr>
        <w:t>33</w:t>
      </w: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 as well as their behaviour</w:t>
      </w:r>
      <w:r>
        <w:rPr>
          <w:rStyle w:val="None"/>
          <w:rFonts w:ascii="Times New Roman" w:hAnsi="Times New Roman"/>
          <w:sz w:val="24"/>
          <w:szCs w:val="24"/>
          <w:vertAlign w:val="superscript"/>
          <w:rtl w:val="0"/>
          <w:lang w:val="ru-RU"/>
        </w:rPr>
        <w:t>34</w:t>
      </w: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 Given the current rates, it will not be long before species can no longer physiologically and behaviourally mitigate the impacts of climate change. Animals such as lizards may already be over-expending energy when trying to thermoregulate</w:t>
      </w:r>
      <w:r>
        <w:rPr>
          <w:rStyle w:val="None"/>
          <w:rFonts w:ascii="Times New Roman" w:hAnsi="Times New Roman"/>
          <w:sz w:val="24"/>
          <w:szCs w:val="24"/>
          <w:vertAlign w:val="superscript"/>
          <w:rtl w:val="0"/>
        </w:rPr>
        <w:t>35</w:t>
      </w: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 Thus, the importance of shelter as a climate refuge is now more crucial than ever.</w:t>
      </w:r>
      <w:ins w:id="397" w:date="2020-02-15T10:07:38Z" w:author="zenrunne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See above. Work into the paragraph above </w:t>
        </w:r>
      </w:ins>
      <w:r>
        <w:rPr>
          <w:rStyle w:val="None"/>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br w:type="textWrapping"/>
      </w:r>
      <w:commentRangeStart w:id="398"/>
    </w:p>
    <w:p>
      <w:pPr>
        <w:pStyle w:val="Body"/>
        <w:spacing w:after="0" w:line="480" w:lineRule="auto"/>
        <w:ind w:firstLine="720"/>
        <w:jc w:val="both"/>
        <w:rPr>
          <w:rStyle w:val="None"/>
          <w:rFonts w:ascii="Times New Roman" w:cs="Times New Roman" w:hAnsi="Times New Roman" w:eastAsia="Times New Roman"/>
          <w:sz w:val="24"/>
          <w:szCs w:val="24"/>
        </w:rPr>
      </w:pPr>
      <w:r>
        <w:rPr>
          <w:rStyle w:val="None"/>
          <w:rFonts w:ascii="Times New Roman" w:hAnsi="Times New Roman"/>
          <w:outline w:val="0"/>
          <w:color w:val="000000"/>
          <w:sz w:val="24"/>
          <w:szCs w:val="24"/>
          <w:u w:color="000000"/>
          <w:shd w:val="clear" w:color="auto" w:fill="ffffff"/>
          <w:rtl w:val="0"/>
          <w:lang w:val="en-US"/>
          <w14:textFill>
            <w14:solidFill>
              <w14:srgbClr w14:val="000000"/>
            </w14:solidFill>
          </w14:textFill>
        </w:rPr>
        <w:t>In California, climate change is further interfering with wildfire regimes and altering biological communities</w:t>
      </w:r>
      <w:r>
        <w:rPr>
          <w:rStyle w:val="None"/>
          <w:rFonts w:ascii="Times New Roman" w:hAnsi="Times New Roman"/>
          <w:sz w:val="24"/>
          <w:szCs w:val="24"/>
          <w:vertAlign w:val="superscript"/>
          <w:rtl w:val="0"/>
        </w:rPr>
        <w:t>36</w:t>
      </w:r>
      <w:r>
        <w:rPr>
          <w:rStyle w:val="None"/>
          <w:rFonts w:ascii="Times New Roman" w:hAnsi="Times New Roman"/>
          <w:sz w:val="24"/>
          <w:szCs w:val="24"/>
          <w:rtl w:val="0"/>
          <w:lang w:val="en-US"/>
        </w:rPr>
        <w:t>. Not only can post-disturbance recovery be slow</w:t>
      </w:r>
      <w:r>
        <w:rPr>
          <w:rStyle w:val="None"/>
          <w:rFonts w:ascii="Times New Roman" w:hAnsi="Times New Roman"/>
          <w:sz w:val="24"/>
          <w:szCs w:val="24"/>
          <w:vertAlign w:val="superscript"/>
          <w:rtl w:val="0"/>
        </w:rPr>
        <w:t>20</w:t>
      </w:r>
      <w:r>
        <w:rPr>
          <w:rStyle w:val="None"/>
          <w:rFonts w:ascii="Times New Roman" w:hAnsi="Times New Roman"/>
          <w:sz w:val="24"/>
          <w:szCs w:val="24"/>
          <w:rtl w:val="0"/>
          <w:lang w:val="en-US"/>
        </w:rPr>
        <w:t xml:space="preserve"> competition and invasion by non-natives is amongst other problems slowing the recruitment of native vegetation</w:t>
      </w:r>
      <w:r>
        <w:rPr>
          <w:rStyle w:val="None"/>
          <w:rFonts w:ascii="Times New Roman" w:hAnsi="Times New Roman"/>
          <w:sz w:val="24"/>
          <w:szCs w:val="24"/>
          <w:vertAlign w:val="superscript"/>
          <w:rtl w:val="0"/>
        </w:rPr>
        <w:t>37,38</w:t>
      </w:r>
      <w:r>
        <w:rPr>
          <w:rStyle w:val="None"/>
          <w:rFonts w:ascii="Times New Roman" w:hAnsi="Times New Roman"/>
          <w:sz w:val="24"/>
          <w:szCs w:val="24"/>
          <w:rtl w:val="0"/>
          <w:lang w:val="en-US"/>
        </w:rPr>
        <w:t xml:space="preserve">.  A clear implication is therefore the benefits of shelters as a mode of conservation post-disturbance whilst other efforts are made to re-establish the native community. </w:t>
      </w:r>
      <w:commentRangeEnd w:id="398"/>
      <w:r>
        <w:commentReference w:id="398"/>
      </w:r>
      <w:ins w:id="399" w:date="2020-02-15T10:07:56Z" w:author="zenrunner">
        <w:r>
          <w:rPr>
            <w:rStyle w:val="None"/>
            <w:rFonts w:ascii="Times New Roman" w:hAnsi="Times New Roman"/>
            <w:sz w:val="24"/>
            <w:szCs w:val="24"/>
            <w:rtl w:val="0"/>
            <w:lang w:val="en-US"/>
          </w:rPr>
          <w:t xml:space="preserve"> REORGANIZE ALL THIS</w:t>
        </w:r>
      </w:ins>
    </w:p>
    <w:p>
      <w:pPr>
        <w:pStyle w:val="Body"/>
        <w:spacing w:after="0" w:line="480" w:lineRule="auto"/>
        <w:ind w:firstLine="720"/>
        <w:jc w:val="both"/>
        <w:rPr>
          <w:ins w:id="400" w:date="2020-02-15T10:08:01Z" w:author="zenrunner"/>
          <w:rStyle w:val="None"/>
          <w:rFonts w:ascii="Times New Roman" w:cs="Times New Roman" w:hAnsi="Times New Roman" w:eastAsia="Times New Roman"/>
          <w:sz w:val="24"/>
          <w:szCs w:val="24"/>
        </w:rPr>
      </w:pPr>
    </w:p>
    <w:p>
      <w:pPr>
        <w:pStyle w:val="Body"/>
        <w:spacing w:after="0" w:line="480" w:lineRule="auto"/>
        <w:ind w:firstLine="720"/>
        <w:jc w:val="both"/>
        <w:rPr>
          <w:ins w:id="401" w:date="2020-02-15T10:08:14Z" w:author="zenrunner"/>
          <w:rStyle w:val="None"/>
          <w:rFonts w:ascii="Times New Roman" w:cs="Times New Roman" w:hAnsi="Times New Roman" w:eastAsia="Times New Roman"/>
          <w:sz w:val="24"/>
          <w:szCs w:val="24"/>
        </w:rPr>
      </w:pPr>
      <w:ins w:id="402" w:date="2020-02-15T10:08:01Z" w:author="zenrunner">
        <w:r>
          <w:rPr>
            <w:rStyle w:val="None"/>
            <w:rFonts w:ascii="Times New Roman" w:hAnsi="Times New Roman"/>
            <w:sz w:val="24"/>
            <w:szCs w:val="24"/>
            <w:rtl w:val="0"/>
            <w:lang w:val="en-US"/>
          </w:rPr>
          <w:t>E</w:t>
        </w:r>
      </w:ins>
      <w:del w:id="403" w:date="2020-02-15T10:07:59Z" w:author="zenrunner">
        <w:r>
          <w:rPr>
            <w:rStyle w:val="None"/>
            <w:rFonts w:ascii="Times New Roman" w:hAnsi="Times New Roman"/>
            <w:sz w:val="24"/>
            <w:szCs w:val="24"/>
            <w:rtl w:val="0"/>
            <w:lang w:val="en-US"/>
          </w:rPr>
          <w:delText xml:space="preserve">We suggest that future studies experiment with different dimensions and more shapes and explore their impacts on canopy temperature and light intensity, alongside measuring other climatic parameters such as relative humidity. Directionality of shelter opening should also be explored. Additionally, camera trapping at each shelter-open microsite may useful to determine whether shelters are actually used by animals, and if yes, which species. We hope our study has provided some direction for future mitigation efforts that may be key towards management of habitats and species at risk of extinction due to climate change and land-use. </w:delText>
        </w:r>
      </w:del>
      <w:ins w:id="404" w:date="2020-02-15T10:08:14Z" w:author="zenrunner">
        <w:r>
          <w:rPr>
            <w:rStyle w:val="None"/>
            <w:rFonts w:ascii="Times New Roman" w:hAnsi="Times New Roman"/>
            <w:sz w:val="24"/>
            <w:szCs w:val="24"/>
            <w:rtl w:val="0"/>
            <w:lang w:val="en-US"/>
          </w:rPr>
          <w:t>ND WITH IMPLICATIONS AND SIMPLY RESTATE MAIN FINDINGS.</w:t>
        </w:r>
      </w:ins>
    </w:p>
    <w:p>
      <w:pPr>
        <w:pStyle w:val="Body"/>
        <w:spacing w:after="0" w:line="480" w:lineRule="auto"/>
        <w:ind w:firstLine="720"/>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Funding</w:t>
      </w:r>
    </w:p>
    <w:p>
      <w:pPr>
        <w:pStyle w:val="Body"/>
        <w:spacing w:after="0" w:line="480" w:lineRule="auto"/>
        <w:jc w:val="both"/>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 xml:space="preserve">This research was made possible through a Natural Sciences and Engineering Research Council of Canada (NSERC) grant awarded to CJL and the Mitacs Globalink award, alongside York University Faculty of Graduate Studies (FGS) award granted to NG and MZ. </w:t>
      </w: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Acknowledgements</w:t>
      </w:r>
    </w:p>
    <w:p>
      <w:pPr>
        <w:pStyle w:val="Body"/>
        <w:spacing w:after="0" w:line="480" w:lineRule="auto"/>
        <w:jc w:val="both"/>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 xml:space="preserve">We are thankful to BLM for allowing us to conduct research in their land. We are grateful to M. MacDonald for her help in designing the project and editing the manuscript. We also thank J. Braun, M. Owen, and S. Haas for their feedback on statistical analyses. </w:t>
      </w: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Literature Cited</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w:t>
        <w:tab/>
        <w:t xml:space="preserve">Abatzoglou, J. T. &amp; Kolden, C. A. Climate Change in Western US Deserts: Potential for Increased Wildfire and Invasive Annual Grasses. </w:t>
      </w:r>
      <w:r>
        <w:rPr>
          <w:rStyle w:val="None"/>
          <w:rFonts w:ascii="Times New Roman" w:hAnsi="Times New Roman"/>
          <w:i w:val="1"/>
          <w:iCs w:val="1"/>
          <w:sz w:val="24"/>
          <w:szCs w:val="24"/>
          <w:rtl w:val="0"/>
          <w:lang w:val="en-US"/>
        </w:rPr>
        <w:t>Rangel. Ecol. Manag.</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64</w:t>
      </w:r>
      <w:r>
        <w:rPr>
          <w:rStyle w:val="None"/>
          <w:rFonts w:ascii="Times New Roman" w:hAnsi="Times New Roman"/>
          <w:sz w:val="24"/>
          <w:szCs w:val="24"/>
          <w:rtl w:val="0"/>
          <w:lang w:val="en-US"/>
        </w:rPr>
        <w:t>, 471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478 (2011).</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w:t>
        <w:tab/>
        <w:t xml:space="preserve">Urban, M. C. Accelerating extinction risk from climate change. </w:t>
      </w:r>
      <w:r>
        <w:rPr>
          <w:rStyle w:val="None"/>
          <w:rFonts w:ascii="Times New Roman" w:hAnsi="Times New Roman"/>
          <w:i w:val="1"/>
          <w:iCs w:val="1"/>
          <w:sz w:val="24"/>
          <w:szCs w:val="24"/>
          <w:rtl w:val="0"/>
          <w:lang w:val="en-US"/>
        </w:rPr>
        <w:t>Science</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348</w:t>
      </w:r>
      <w:r>
        <w:rPr>
          <w:rStyle w:val="None"/>
          <w:rFonts w:ascii="Times New Roman" w:hAnsi="Times New Roman"/>
          <w:sz w:val="24"/>
          <w:szCs w:val="24"/>
          <w:rtl w:val="0"/>
          <w:lang w:val="en-US"/>
        </w:rPr>
        <w:t>, 571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573 (2015).</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w:t>
        <w:tab/>
        <w:t>Nopper, J., Riemann, J. C., Brinkmann, K., R</w:t>
      </w:r>
      <w:r>
        <w:rPr>
          <w:rStyle w:val="None"/>
          <w:rFonts w:ascii="Times New Roman" w:hAnsi="Times New Roman" w:hint="default"/>
          <w:sz w:val="24"/>
          <w:szCs w:val="24"/>
          <w:rtl w:val="0"/>
          <w:lang w:val="en-US"/>
        </w:rPr>
        <w:t>ö</w:t>
      </w:r>
      <w:r>
        <w:rPr>
          <w:rStyle w:val="None"/>
          <w:rFonts w:ascii="Times New Roman" w:hAnsi="Times New Roman"/>
          <w:sz w:val="24"/>
          <w:szCs w:val="24"/>
          <w:rtl w:val="0"/>
          <w:lang w:val="en-US"/>
        </w:rPr>
        <w:t xml:space="preserve">del, M.-O. &amp; Ganzhorn, J. U. Differences in land cover </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biodiversity relationships complicate the assignment of conservation values in human-used landscapes. </w:t>
      </w:r>
      <w:r>
        <w:rPr>
          <w:rStyle w:val="None"/>
          <w:rFonts w:ascii="Times New Roman" w:hAnsi="Times New Roman"/>
          <w:i w:val="1"/>
          <w:iCs w:val="1"/>
          <w:sz w:val="24"/>
          <w:szCs w:val="24"/>
          <w:rtl w:val="0"/>
          <w:lang w:val="en-US"/>
        </w:rPr>
        <w:t>Ecol. Indic.</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90</w:t>
      </w:r>
      <w:r>
        <w:rPr>
          <w:rStyle w:val="None"/>
          <w:rFonts w:ascii="Times New Roman" w:hAnsi="Times New Roman"/>
          <w:sz w:val="24"/>
          <w:szCs w:val="24"/>
          <w:rtl w:val="0"/>
          <w:lang w:val="en-US"/>
        </w:rPr>
        <w:t>, 112</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119 (2018).</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4.</w:t>
        <w:tab/>
        <w:t xml:space="preserve">Irwin, M. T. </w:t>
      </w:r>
      <w:r>
        <w:rPr>
          <w:rStyle w:val="None"/>
          <w:rFonts w:ascii="Times New Roman" w:hAnsi="Times New Roman"/>
          <w:i w:val="1"/>
          <w:iCs w:val="1"/>
          <w:sz w:val="24"/>
          <w:szCs w:val="24"/>
          <w:rtl w:val="0"/>
          <w:lang w:val="en-US"/>
        </w:rPr>
        <w:t>et al.</w:t>
      </w:r>
      <w:r>
        <w:rPr>
          <w:rStyle w:val="None"/>
          <w:rFonts w:ascii="Times New Roman" w:hAnsi="Times New Roman"/>
          <w:sz w:val="24"/>
          <w:szCs w:val="24"/>
          <w:rtl w:val="0"/>
          <w:lang w:val="en-US"/>
        </w:rPr>
        <w:t xml:space="preserve"> Patterns of species change in anthropogenically disturbed forests of Madagascar. </w:t>
      </w:r>
      <w:r>
        <w:rPr>
          <w:rStyle w:val="None"/>
          <w:rFonts w:ascii="Times New Roman" w:hAnsi="Times New Roman"/>
          <w:i w:val="1"/>
          <w:iCs w:val="1"/>
          <w:sz w:val="24"/>
          <w:szCs w:val="24"/>
          <w:rtl w:val="0"/>
          <w:lang w:val="en-US"/>
        </w:rPr>
        <w:t>Biol. Conserv.</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143</w:t>
      </w:r>
      <w:r>
        <w:rPr>
          <w:rStyle w:val="None"/>
          <w:rFonts w:ascii="Times New Roman" w:hAnsi="Times New Roman"/>
          <w:sz w:val="24"/>
          <w:szCs w:val="24"/>
          <w:rtl w:val="0"/>
          <w:lang w:val="en-US"/>
        </w:rPr>
        <w:t>, 2351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2362 (2010).</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5.</w:t>
        <w:tab/>
      </w:r>
      <w:r>
        <w:rPr>
          <w:rStyle w:val="None"/>
          <w:rFonts w:ascii="Times New Roman" w:hAnsi="Times New Roman"/>
          <w:i w:val="1"/>
          <w:iCs w:val="1"/>
          <w:sz w:val="24"/>
          <w:szCs w:val="24"/>
          <w:rtl w:val="0"/>
          <w:lang w:val="en-US"/>
        </w:rPr>
        <w:t>Urbanization, biodiversity and ecosystem services: challenges and opportunities: a global assessment</w:t>
      </w:r>
      <w:r>
        <w:rPr>
          <w:rStyle w:val="None"/>
          <w:rFonts w:ascii="Times New Roman" w:hAnsi="Times New Roman" w:hint="default"/>
          <w:i w:val="1"/>
          <w:iCs w:val="1"/>
          <w:sz w:val="24"/>
          <w:szCs w:val="24"/>
          <w:rtl w:val="0"/>
          <w:lang w:val="en-US"/>
        </w:rPr>
        <w:t> </w:t>
      </w:r>
      <w:r>
        <w:rPr>
          <w:rStyle w:val="None"/>
          <w:rFonts w:ascii="Times New Roman" w:hAnsi="Times New Roman"/>
          <w:i w:val="1"/>
          <w:iCs w:val="1"/>
          <w:sz w:val="24"/>
          <w:szCs w:val="24"/>
          <w:rtl w:val="0"/>
          <w:lang w:val="en-US"/>
        </w:rPr>
        <w:t>; a part of the cities and biodiversity outlook project</w:t>
      </w:r>
      <w:r>
        <w:rPr>
          <w:rStyle w:val="None"/>
          <w:rFonts w:ascii="Times New Roman" w:hAnsi="Times New Roman"/>
          <w:sz w:val="24"/>
          <w:szCs w:val="24"/>
          <w:rtl w:val="0"/>
          <w:lang w:val="en-US"/>
        </w:rPr>
        <w:t>. (Springer, 2013).</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6.</w:t>
        <w:tab/>
        <w:t xml:space="preserve">Titus, J. H., Nowak, R. S. &amp; Smith, S. D. Soil resource heterogeneity in the Mojave Desert. </w:t>
      </w:r>
      <w:r>
        <w:rPr>
          <w:rStyle w:val="None"/>
          <w:rFonts w:ascii="Times New Roman" w:hAnsi="Times New Roman"/>
          <w:i w:val="1"/>
          <w:iCs w:val="1"/>
          <w:sz w:val="24"/>
          <w:szCs w:val="24"/>
          <w:rtl w:val="0"/>
          <w:lang w:val="en-US"/>
        </w:rPr>
        <w:t>J. Arid Environ.</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52</w:t>
      </w:r>
      <w:r>
        <w:rPr>
          <w:rStyle w:val="None"/>
          <w:rFonts w:ascii="Times New Roman" w:hAnsi="Times New Roman"/>
          <w:sz w:val="24"/>
          <w:szCs w:val="24"/>
          <w:rtl w:val="0"/>
          <w:lang w:val="en-US"/>
        </w:rPr>
        <w:t>, 269</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292 (2002).</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7.</w:t>
        <w:tab/>
        <w:t xml:space="preserve">Pianka, E. R. Convexity, Desert Lizards, and Spatial Heterogeneity. </w:t>
      </w:r>
      <w:r>
        <w:rPr>
          <w:rStyle w:val="None"/>
          <w:rFonts w:ascii="Times New Roman" w:hAnsi="Times New Roman"/>
          <w:i w:val="1"/>
          <w:iCs w:val="1"/>
          <w:sz w:val="24"/>
          <w:szCs w:val="24"/>
          <w:rtl w:val="0"/>
          <w:lang w:val="en-US"/>
        </w:rPr>
        <w:t>Ecology</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47</w:t>
      </w:r>
      <w:r>
        <w:rPr>
          <w:rStyle w:val="None"/>
          <w:rFonts w:ascii="Times New Roman" w:hAnsi="Times New Roman"/>
          <w:sz w:val="24"/>
          <w:szCs w:val="24"/>
          <w:rtl w:val="0"/>
          <w:lang w:val="en-US"/>
        </w:rPr>
        <w:t>, 1055</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1059 (1966).</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8.</w:t>
        <w:tab/>
        <w:t xml:space="preserve">Thiele, T., Jeltsch, F. &amp; Blaum, N. Importance of woody vegetation for foraging site selection in the Southern Pied Babbler (Turdoides bicolor) under two different land use regimes. </w:t>
      </w:r>
      <w:r>
        <w:rPr>
          <w:rStyle w:val="None"/>
          <w:rFonts w:ascii="Times New Roman" w:hAnsi="Times New Roman"/>
          <w:i w:val="1"/>
          <w:iCs w:val="1"/>
          <w:sz w:val="24"/>
          <w:szCs w:val="24"/>
          <w:rtl w:val="0"/>
          <w:lang w:val="en-US"/>
        </w:rPr>
        <w:t>J. Arid Environ.</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72</w:t>
      </w:r>
      <w:r>
        <w:rPr>
          <w:rStyle w:val="None"/>
          <w:rFonts w:ascii="Times New Roman" w:hAnsi="Times New Roman"/>
          <w:sz w:val="24"/>
          <w:szCs w:val="24"/>
          <w:rtl w:val="0"/>
          <w:lang w:val="en-US"/>
        </w:rPr>
        <w:t>, 471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482 (2008).</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9.</w:t>
        <w:tab/>
        <w:t xml:space="preserve">Thyen, S. &amp; Exo, K.-M. Interactive effects of time and vegetation on reproduction of redshanks (Tringa totanus) breeding in Wadden Sea salt marshes. </w:t>
      </w:r>
      <w:r>
        <w:rPr>
          <w:rStyle w:val="None"/>
          <w:rFonts w:ascii="Times New Roman" w:hAnsi="Times New Roman"/>
          <w:i w:val="1"/>
          <w:iCs w:val="1"/>
          <w:sz w:val="24"/>
          <w:szCs w:val="24"/>
          <w:rtl w:val="0"/>
          <w:lang w:val="en-US"/>
        </w:rPr>
        <w:t>J. Ornithol.</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146</w:t>
      </w:r>
      <w:r>
        <w:rPr>
          <w:rStyle w:val="None"/>
          <w:rFonts w:ascii="Times New Roman" w:hAnsi="Times New Roman"/>
          <w:sz w:val="24"/>
          <w:szCs w:val="24"/>
          <w:rtl w:val="0"/>
          <w:lang w:val="en-US"/>
        </w:rPr>
        <w:t>, 215</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225 (2005).</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10.</w:t>
        <w:tab/>
      </w:r>
      <w:r>
        <w:rPr>
          <w:rStyle w:val="None"/>
          <w:rFonts w:ascii="Times New Roman" w:hAnsi="Times New Roman"/>
          <w:i w:val="1"/>
          <w:iCs w:val="1"/>
          <w:sz w:val="24"/>
          <w:szCs w:val="24"/>
          <w:rtl w:val="0"/>
          <w:lang w:val="en-US"/>
        </w:rPr>
        <w:t>Ecology of predator-prey interactions</w:t>
      </w:r>
      <w:r>
        <w:rPr>
          <w:rStyle w:val="None"/>
          <w:rFonts w:ascii="Times New Roman" w:hAnsi="Times New Roman"/>
          <w:sz w:val="24"/>
          <w:szCs w:val="24"/>
          <w:rtl w:val="0"/>
          <w:lang w:val="en-US"/>
        </w:rPr>
        <w:t>. (Oxford University Press, 2005).</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11.</w:t>
        <w:tab/>
        <w:t xml:space="preserve">Parmenter, R. R. &amp; MacMahon, J. A. Factors determining the abundance and distribution of rodents in a shrub-steppe ecosystem: the role of shrubs. </w:t>
      </w:r>
      <w:r>
        <w:rPr>
          <w:rStyle w:val="None"/>
          <w:rFonts w:ascii="Times New Roman" w:hAnsi="Times New Roman"/>
          <w:i w:val="1"/>
          <w:iCs w:val="1"/>
          <w:sz w:val="24"/>
          <w:szCs w:val="24"/>
          <w:rtl w:val="0"/>
          <w:lang w:val="en-US"/>
        </w:rPr>
        <w:t>Oecologia</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59</w:t>
      </w:r>
      <w:r>
        <w:rPr>
          <w:rStyle w:val="None"/>
          <w:rFonts w:ascii="Times New Roman" w:hAnsi="Times New Roman"/>
          <w:sz w:val="24"/>
          <w:szCs w:val="24"/>
          <w:rtl w:val="0"/>
          <w:lang w:val="en-US"/>
        </w:rPr>
        <w:t>, 145</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156 (1983).</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12.</w:t>
        <w:tab/>
        <w:t xml:space="preserve">Stuart, J. D. &amp; Sawyer, J. O. </w:t>
      </w:r>
      <w:r>
        <w:rPr>
          <w:rStyle w:val="None"/>
          <w:rFonts w:ascii="Times New Roman" w:hAnsi="Times New Roman"/>
          <w:i w:val="1"/>
          <w:iCs w:val="1"/>
          <w:sz w:val="24"/>
          <w:szCs w:val="24"/>
          <w:rtl w:val="0"/>
          <w:lang w:val="en-US"/>
        </w:rPr>
        <w:t>Trees and shrubs of California</w:t>
      </w:r>
      <w:r>
        <w:rPr>
          <w:rStyle w:val="None"/>
          <w:rFonts w:ascii="Times New Roman" w:hAnsi="Times New Roman"/>
          <w:sz w:val="24"/>
          <w:szCs w:val="24"/>
          <w:rtl w:val="0"/>
          <w:lang w:val="en-US"/>
        </w:rPr>
        <w:t>. (University of California Press, 2001).</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13.</w:t>
        <w:tab/>
        <w:t xml:space="preserve">Filazzola, A. &amp; Lortie, C. J. A systematic review and conceptual framework for the mechanistic pathways of nurse plants: A systematic review of nurse-plant mechanisms. </w:t>
      </w:r>
      <w:r>
        <w:rPr>
          <w:rStyle w:val="None"/>
          <w:rFonts w:ascii="Times New Roman" w:hAnsi="Times New Roman"/>
          <w:i w:val="1"/>
          <w:iCs w:val="1"/>
          <w:sz w:val="24"/>
          <w:szCs w:val="24"/>
          <w:rtl w:val="0"/>
          <w:lang w:val="en-US"/>
        </w:rPr>
        <w:t>Glob. Ecol. Biogeogr.</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23</w:t>
      </w:r>
      <w:r>
        <w:rPr>
          <w:rStyle w:val="None"/>
          <w:rFonts w:ascii="Times New Roman" w:hAnsi="Times New Roman"/>
          <w:sz w:val="24"/>
          <w:szCs w:val="24"/>
          <w:rtl w:val="0"/>
          <w:lang w:val="en-US"/>
        </w:rPr>
        <w:t>, 1335</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1345 (2014).</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14.</w:t>
        <w:tab/>
        <w:t xml:space="preserve">Filazzola, A. </w:t>
      </w:r>
      <w:r>
        <w:rPr>
          <w:rStyle w:val="None"/>
          <w:rFonts w:ascii="Times New Roman" w:hAnsi="Times New Roman"/>
          <w:i w:val="1"/>
          <w:iCs w:val="1"/>
          <w:sz w:val="24"/>
          <w:szCs w:val="24"/>
          <w:rtl w:val="0"/>
          <w:lang w:val="en-US"/>
        </w:rPr>
        <w:t>et al.</w:t>
      </w:r>
      <w:r>
        <w:rPr>
          <w:rStyle w:val="None"/>
          <w:rFonts w:ascii="Times New Roman" w:hAnsi="Times New Roman"/>
          <w:sz w:val="24"/>
          <w:szCs w:val="24"/>
          <w:rtl w:val="0"/>
          <w:lang w:val="en-US"/>
        </w:rPr>
        <w:t xml:space="preserve"> Non-trophic interactions in deserts: Facilitation, interference, and an endangered lizard species. </w:t>
      </w:r>
      <w:r>
        <w:rPr>
          <w:rStyle w:val="None"/>
          <w:rFonts w:ascii="Times New Roman" w:hAnsi="Times New Roman"/>
          <w:i w:val="1"/>
          <w:iCs w:val="1"/>
          <w:sz w:val="24"/>
          <w:szCs w:val="24"/>
          <w:rtl w:val="0"/>
          <w:lang w:val="en-US"/>
        </w:rPr>
        <w:t>Basic Appl. Ecol.</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20</w:t>
      </w:r>
      <w:r>
        <w:rPr>
          <w:rStyle w:val="None"/>
          <w:rFonts w:ascii="Times New Roman" w:hAnsi="Times New Roman"/>
          <w:sz w:val="24"/>
          <w:szCs w:val="24"/>
          <w:rtl w:val="0"/>
          <w:lang w:val="en-US"/>
        </w:rPr>
        <w:t>, 51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61 (2017).</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15.</w:t>
        <w:tab/>
        <w:t xml:space="preserve">Holzapfel, C. &amp; Mahall, B. E. Bidirectional facilitation and interference between shrubs and annuals in the Mojave Desert. </w:t>
      </w:r>
      <w:r>
        <w:rPr>
          <w:rStyle w:val="None"/>
          <w:rFonts w:ascii="Times New Roman" w:hAnsi="Times New Roman"/>
          <w:i w:val="1"/>
          <w:iCs w:val="1"/>
          <w:sz w:val="24"/>
          <w:szCs w:val="24"/>
          <w:rtl w:val="0"/>
          <w:lang w:val="en-US"/>
        </w:rPr>
        <w:t>Ecology</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80</w:t>
      </w:r>
      <w:r>
        <w:rPr>
          <w:rStyle w:val="None"/>
          <w:rFonts w:ascii="Times New Roman" w:hAnsi="Times New Roman"/>
          <w:sz w:val="24"/>
          <w:szCs w:val="24"/>
          <w:rtl w:val="0"/>
          <w:lang w:val="en-US"/>
        </w:rPr>
        <w:t>, 1747</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1761 (1999).</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16.</w:t>
        <w:tab/>
        <w:t xml:space="preserve">Lortie, C. J., Filazzola, A. &amp; Sotomayor, D. A. Functional assessment of animal interactions with shrub-facilitation complexes: a formal synthesis and conceptual framework. </w:t>
      </w:r>
      <w:r>
        <w:rPr>
          <w:rStyle w:val="None"/>
          <w:rFonts w:ascii="Times New Roman" w:hAnsi="Times New Roman"/>
          <w:i w:val="1"/>
          <w:iCs w:val="1"/>
          <w:sz w:val="24"/>
          <w:szCs w:val="24"/>
          <w:rtl w:val="0"/>
          <w:lang w:val="en-US"/>
        </w:rPr>
        <w:t>Funct. Ecol.</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30</w:t>
      </w:r>
      <w:r>
        <w:rPr>
          <w:rStyle w:val="None"/>
          <w:rFonts w:ascii="Times New Roman" w:hAnsi="Times New Roman"/>
          <w:sz w:val="24"/>
          <w:szCs w:val="24"/>
          <w:rtl w:val="0"/>
          <w:lang w:val="en-US"/>
        </w:rPr>
        <w:t>, 41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51 (2016).</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17.</w:t>
        <w:tab/>
        <w:t xml:space="preserve">Westphal, M. F., Noble, T., Butterfield, H. S. &amp; Lortie, C. J. A test of desert shrub facilitation via radiotelemetric monitoring of a diurnal lizard. </w:t>
      </w:r>
      <w:r>
        <w:rPr>
          <w:rStyle w:val="None"/>
          <w:rFonts w:ascii="Times New Roman" w:hAnsi="Times New Roman"/>
          <w:i w:val="1"/>
          <w:iCs w:val="1"/>
          <w:sz w:val="24"/>
          <w:szCs w:val="24"/>
          <w:rtl w:val="0"/>
          <w:lang w:val="en-US"/>
        </w:rPr>
        <w:t>Ecol. Evol.</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8</w:t>
      </w:r>
      <w:r>
        <w:rPr>
          <w:rStyle w:val="None"/>
          <w:rFonts w:ascii="Times New Roman" w:hAnsi="Times New Roman"/>
          <w:sz w:val="24"/>
          <w:szCs w:val="24"/>
          <w:rtl w:val="0"/>
          <w:lang w:val="en-US"/>
        </w:rPr>
        <w:t>, 12153</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12162 (2018).</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18.</w:t>
        <w:tab/>
        <w:t xml:space="preserve">Eliason, S. A. &amp; Allen, E. B. Exotic Grass Competition in Suppressing Native Shrubland Re-establishment. </w:t>
      </w:r>
      <w:r>
        <w:rPr>
          <w:rStyle w:val="None"/>
          <w:rFonts w:ascii="Times New Roman" w:hAnsi="Times New Roman"/>
          <w:i w:val="1"/>
          <w:iCs w:val="1"/>
          <w:sz w:val="24"/>
          <w:szCs w:val="24"/>
          <w:rtl w:val="0"/>
          <w:lang w:val="en-US"/>
        </w:rPr>
        <w:t>Restor. Ecol.</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5</w:t>
      </w:r>
      <w:r>
        <w:rPr>
          <w:rStyle w:val="None"/>
          <w:rFonts w:ascii="Times New Roman" w:hAnsi="Times New Roman"/>
          <w:sz w:val="24"/>
          <w:szCs w:val="24"/>
          <w:rtl w:val="0"/>
          <w:lang w:val="en-US"/>
        </w:rPr>
        <w:t>, 245</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255 (1997).</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19.</w:t>
        <w:tab/>
        <w:t xml:space="preserve">Germano, D. J. </w:t>
      </w:r>
      <w:r>
        <w:rPr>
          <w:rStyle w:val="None"/>
          <w:rFonts w:ascii="Times New Roman" w:hAnsi="Times New Roman"/>
          <w:i w:val="1"/>
          <w:iCs w:val="1"/>
          <w:sz w:val="24"/>
          <w:szCs w:val="24"/>
          <w:rtl w:val="0"/>
          <w:lang w:val="en-US"/>
        </w:rPr>
        <w:t>et al.</w:t>
      </w:r>
      <w:r>
        <w:rPr>
          <w:rStyle w:val="None"/>
          <w:rFonts w:ascii="Times New Roman" w:hAnsi="Times New Roman"/>
          <w:sz w:val="24"/>
          <w:szCs w:val="24"/>
          <w:rtl w:val="0"/>
          <w:lang w:val="en-US"/>
        </w:rPr>
        <w:t xml:space="preserve"> The San Joaquin Desert of California: Ecologically Misunderstood and Overlooked. </w:t>
      </w:r>
      <w:r>
        <w:rPr>
          <w:rStyle w:val="None"/>
          <w:rFonts w:ascii="Times New Roman" w:hAnsi="Times New Roman"/>
          <w:i w:val="1"/>
          <w:iCs w:val="1"/>
          <w:sz w:val="24"/>
          <w:szCs w:val="24"/>
          <w:rtl w:val="0"/>
          <w:lang w:val="en-US"/>
        </w:rPr>
        <w:t>Nat. Areas J.</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31</w:t>
      </w:r>
      <w:r>
        <w:rPr>
          <w:rStyle w:val="None"/>
          <w:rFonts w:ascii="Times New Roman" w:hAnsi="Times New Roman"/>
          <w:sz w:val="24"/>
          <w:szCs w:val="24"/>
          <w:rtl w:val="0"/>
          <w:lang w:val="en-US"/>
        </w:rPr>
        <w:t>, 138</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147 (2011).</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20.</w:t>
        <w:tab/>
        <w:t xml:space="preserve">Berry, K. H., Weigand, J. F., Gowan, T. A. &amp; Mack, J. S. Bidirectional recovery patterns of Mojave Desert vegetation in an aqueduct pipeline corridor after 36 years: I. Perennial shrubs and grasses. </w:t>
      </w:r>
      <w:r>
        <w:rPr>
          <w:rStyle w:val="None"/>
          <w:rFonts w:ascii="Times New Roman" w:hAnsi="Times New Roman"/>
          <w:i w:val="1"/>
          <w:iCs w:val="1"/>
          <w:sz w:val="24"/>
          <w:szCs w:val="24"/>
          <w:rtl w:val="0"/>
          <w:lang w:val="en-US"/>
        </w:rPr>
        <w:t>J. Arid Environ.</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124</w:t>
      </w:r>
      <w:r>
        <w:rPr>
          <w:rStyle w:val="None"/>
          <w:rFonts w:ascii="Times New Roman" w:hAnsi="Times New Roman"/>
          <w:sz w:val="24"/>
          <w:szCs w:val="24"/>
          <w:rtl w:val="0"/>
          <w:lang w:val="en-US"/>
        </w:rPr>
        <w:t>, 413</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425 (2016).</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21.</w:t>
        <w:tab/>
        <w:t xml:space="preserve">Yahdjian, L. &amp; Sala, O. E. A rainout shelter design for intercepting different amounts of rainfall. </w:t>
      </w:r>
      <w:r>
        <w:rPr>
          <w:rStyle w:val="None"/>
          <w:rFonts w:ascii="Times New Roman" w:hAnsi="Times New Roman"/>
          <w:i w:val="1"/>
          <w:iCs w:val="1"/>
          <w:sz w:val="24"/>
          <w:szCs w:val="24"/>
          <w:rtl w:val="0"/>
          <w:lang w:val="en-US"/>
        </w:rPr>
        <w:t>Oecologia</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133</w:t>
      </w:r>
      <w:r>
        <w:rPr>
          <w:rStyle w:val="None"/>
          <w:rFonts w:ascii="Times New Roman" w:hAnsi="Times New Roman"/>
          <w:sz w:val="24"/>
          <w:szCs w:val="24"/>
          <w:rtl w:val="0"/>
          <w:lang w:val="en-US"/>
        </w:rPr>
        <w:t>, 95</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101 (2002).</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22.</w:t>
        <w:tab/>
        <w:t xml:space="preserve">Hollister, R. D. &amp; Webber, P. J. Biotic validation of small open-top chambers in a tundra ecosystem. </w:t>
      </w:r>
      <w:r>
        <w:rPr>
          <w:rStyle w:val="None"/>
          <w:rFonts w:ascii="Times New Roman" w:hAnsi="Times New Roman"/>
          <w:i w:val="1"/>
          <w:iCs w:val="1"/>
          <w:sz w:val="24"/>
          <w:szCs w:val="24"/>
          <w:rtl w:val="0"/>
          <w:lang w:val="en-US"/>
        </w:rPr>
        <w:t>Glob. Change Biol.</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6</w:t>
      </w:r>
      <w:r>
        <w:rPr>
          <w:rStyle w:val="None"/>
          <w:rFonts w:ascii="Times New Roman" w:hAnsi="Times New Roman"/>
          <w:sz w:val="24"/>
          <w:szCs w:val="24"/>
          <w:rtl w:val="0"/>
          <w:lang w:val="en-US"/>
        </w:rPr>
        <w:t>, 835</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842 (2000).</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23.</w:t>
        <w:tab/>
        <w:t xml:space="preserve">Harrison, S. &amp; Cruickshank, C. A. A review of strategies for the control of high temperature stagnation in solar collectors and systems. </w:t>
      </w:r>
      <w:r>
        <w:rPr>
          <w:rStyle w:val="None"/>
          <w:rFonts w:ascii="Times New Roman" w:hAnsi="Times New Roman"/>
          <w:i w:val="1"/>
          <w:iCs w:val="1"/>
          <w:sz w:val="24"/>
          <w:szCs w:val="24"/>
          <w:rtl w:val="0"/>
          <w:lang w:val="en-US"/>
        </w:rPr>
        <w:t>Energy Procedia</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30</w:t>
      </w:r>
      <w:r>
        <w:rPr>
          <w:rStyle w:val="None"/>
          <w:rFonts w:ascii="Times New Roman" w:hAnsi="Times New Roman"/>
          <w:sz w:val="24"/>
          <w:szCs w:val="24"/>
          <w:rtl w:val="0"/>
          <w:lang w:val="en-US"/>
        </w:rPr>
        <w:t>, 793</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804 (2012).</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24.</w:t>
        <w:tab/>
        <w:t xml:space="preserve">R Core Team. </w:t>
      </w:r>
      <w:r>
        <w:rPr>
          <w:rStyle w:val="None"/>
          <w:rFonts w:ascii="Times New Roman" w:hAnsi="Times New Roman"/>
          <w:i w:val="1"/>
          <w:iCs w:val="1"/>
          <w:sz w:val="24"/>
          <w:szCs w:val="24"/>
          <w:rtl w:val="0"/>
          <w:lang w:val="en-US"/>
        </w:rPr>
        <w:t>R</w:t>
      </w:r>
      <w:r>
        <w:rPr>
          <w:rStyle w:val="None"/>
          <w:rFonts w:ascii="Times New Roman" w:hAnsi="Times New Roman"/>
          <w:sz w:val="24"/>
          <w:szCs w:val="24"/>
          <w:rtl w:val="0"/>
          <w:lang w:val="en-US"/>
        </w:rPr>
        <w:t>. (2019).</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25.</w:t>
        <w:tab/>
        <w:t xml:space="preserve">Wickham, H. </w:t>
      </w:r>
      <w:r>
        <w:rPr>
          <w:rStyle w:val="None"/>
          <w:rFonts w:ascii="Times New Roman" w:hAnsi="Times New Roman"/>
          <w:i w:val="1"/>
          <w:iCs w:val="1"/>
          <w:sz w:val="24"/>
          <w:szCs w:val="24"/>
          <w:rtl w:val="0"/>
          <w:lang w:val="en-US"/>
        </w:rPr>
        <w:t>Ggplot2: elegant graphics for data analysis</w:t>
      </w:r>
      <w:r>
        <w:rPr>
          <w:rStyle w:val="None"/>
          <w:rFonts w:ascii="Times New Roman" w:hAnsi="Times New Roman"/>
          <w:sz w:val="24"/>
          <w:szCs w:val="24"/>
          <w:rtl w:val="0"/>
          <w:lang w:val="en-US"/>
        </w:rPr>
        <w:t>. (Springer, 2009).</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26.</w:t>
        <w:tab/>
        <w:t xml:space="preserve">Lenth, R. &amp; Herve, M. </w:t>
      </w:r>
      <w:r>
        <w:rPr>
          <w:rStyle w:val="None"/>
          <w:rFonts w:ascii="Times New Roman" w:hAnsi="Times New Roman"/>
          <w:i w:val="1"/>
          <w:iCs w:val="1"/>
          <w:sz w:val="24"/>
          <w:szCs w:val="24"/>
          <w:rtl w:val="0"/>
          <w:lang w:val="en-US"/>
        </w:rPr>
        <w:t>Emmeans, Estimated Marginal Means, aka Least-Squared Means.</w:t>
      </w:r>
      <w:r>
        <w:rPr>
          <w:rStyle w:val="None"/>
          <w:rFonts w:ascii="Times New Roman" w:hAnsi="Times New Roman"/>
          <w:sz w:val="24"/>
          <w:szCs w:val="24"/>
          <w:rtl w:val="0"/>
          <w:lang w:val="en-US"/>
        </w:rPr>
        <w:t xml:space="preserve"> (2019).</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27.</w:t>
        <w:tab/>
        <w:t>Haigh, J. D. The Sun and the Earth</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Climate. </w:t>
      </w:r>
      <w:r>
        <w:rPr>
          <w:rStyle w:val="None"/>
          <w:rFonts w:ascii="Times New Roman" w:hAnsi="Times New Roman"/>
          <w:i w:val="1"/>
          <w:iCs w:val="1"/>
          <w:sz w:val="24"/>
          <w:szCs w:val="24"/>
          <w:rtl w:val="0"/>
          <w:lang w:val="en-US"/>
        </w:rPr>
        <w:t>Living Rev. Sol. Phys.</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4</w:t>
      </w:r>
      <w:r>
        <w:rPr>
          <w:rStyle w:val="None"/>
          <w:rFonts w:ascii="Times New Roman" w:hAnsi="Times New Roman"/>
          <w:sz w:val="24"/>
          <w:szCs w:val="24"/>
          <w:rtl w:val="0"/>
          <w:lang w:val="en-US"/>
        </w:rPr>
        <w:t>, (2007).</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28.</w:t>
        <w:tab/>
        <w:t xml:space="preserve">Angilletta Jr., M. J. </w:t>
      </w:r>
      <w:r>
        <w:rPr>
          <w:rStyle w:val="None"/>
          <w:rFonts w:ascii="Times New Roman" w:hAnsi="Times New Roman"/>
          <w:i w:val="1"/>
          <w:iCs w:val="1"/>
          <w:sz w:val="24"/>
          <w:szCs w:val="24"/>
          <w:rtl w:val="0"/>
          <w:lang w:val="en-US"/>
        </w:rPr>
        <w:t>Thermal Adaptation</w:t>
      </w:r>
      <w:r>
        <w:rPr>
          <w:rStyle w:val="None"/>
          <w:rFonts w:ascii="Times New Roman" w:hAnsi="Times New Roman"/>
          <w:sz w:val="24"/>
          <w:szCs w:val="24"/>
          <w:rtl w:val="0"/>
          <w:lang w:val="en-US"/>
        </w:rPr>
        <w:t xml:space="preserve">. (Oxford University Press, 2009). </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29.</w:t>
        <w:tab/>
        <w:t xml:space="preserve">Diaz, J. A. &amp; Cabezas-Diaz, S. Seasonal variation in the contribution of different behavioural mechanisms to lizard thermoregulation. </w:t>
      </w:r>
      <w:r>
        <w:rPr>
          <w:rStyle w:val="None"/>
          <w:rFonts w:ascii="Times New Roman" w:hAnsi="Times New Roman"/>
          <w:i w:val="1"/>
          <w:iCs w:val="1"/>
          <w:sz w:val="24"/>
          <w:szCs w:val="24"/>
          <w:rtl w:val="0"/>
          <w:lang w:val="en-US"/>
        </w:rPr>
        <w:t>Funct. Ecol.</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18</w:t>
      </w:r>
      <w:r>
        <w:rPr>
          <w:rStyle w:val="None"/>
          <w:rFonts w:ascii="Times New Roman" w:hAnsi="Times New Roman"/>
          <w:sz w:val="24"/>
          <w:szCs w:val="24"/>
          <w:rtl w:val="0"/>
          <w:lang w:val="en-US"/>
        </w:rPr>
        <w:t>, 867</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875 (2004).</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30.</w:t>
        <w:tab/>
        <w:t xml:space="preserve">Bauwens, D., Hertz, P. E. &amp; Castilla, A. M. Thermoregulation in a Lacertid Lizard: The Relative Contributions of Distinct Behavioral Mechanisms. </w:t>
      </w:r>
      <w:r>
        <w:rPr>
          <w:rStyle w:val="None"/>
          <w:rFonts w:ascii="Times New Roman" w:hAnsi="Times New Roman"/>
          <w:i w:val="1"/>
          <w:iCs w:val="1"/>
          <w:sz w:val="24"/>
          <w:szCs w:val="24"/>
          <w:rtl w:val="0"/>
          <w:lang w:val="en-US"/>
        </w:rPr>
        <w:t>Ecology</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77</w:t>
      </w:r>
      <w:r>
        <w:rPr>
          <w:rStyle w:val="None"/>
          <w:rFonts w:ascii="Times New Roman" w:hAnsi="Times New Roman"/>
          <w:sz w:val="24"/>
          <w:szCs w:val="24"/>
          <w:rtl w:val="0"/>
          <w:lang w:val="en-US"/>
        </w:rPr>
        <w:t>, 1818</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1830 (1996).</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31.</w:t>
        <w:tab/>
        <w:t>Ivey, K. N., Cornwall, M., Crowell, H., Ghazian, N., Owen, M., Nix, E., Zuliani, M., Lortie, C.J., Westphal, M., &amp; Taylor, M</w:t>
      </w:r>
      <w:r>
        <w:rPr>
          <w:rStyle w:val="None"/>
          <w:rFonts w:ascii="Times New Roman" w:hAnsi="Times New Roman"/>
          <w:i w:val="1"/>
          <w:iCs w:val="1"/>
          <w:sz w:val="24"/>
          <w:szCs w:val="24"/>
          <w:rtl w:val="0"/>
          <w:lang w:val="en-US"/>
        </w:rPr>
        <w:t>.</w:t>
      </w:r>
      <w:r>
        <w:rPr>
          <w:rStyle w:val="None"/>
          <w:rFonts w:ascii="Times New Roman" w:hAnsi="Times New Roman"/>
          <w:sz w:val="24"/>
          <w:szCs w:val="24"/>
          <w:rtl w:val="0"/>
          <w:lang w:val="en-US"/>
        </w:rPr>
        <w:t xml:space="preserve"> Thermal Ecology of the Federally Endangered Blunt-nosed Leaopard Lizard (Gambelia sila). </w:t>
      </w:r>
      <w:r>
        <w:rPr>
          <w:rStyle w:val="None"/>
          <w:rFonts w:ascii="Times New Roman" w:hAnsi="Times New Roman"/>
          <w:i w:val="1"/>
          <w:iCs w:val="1"/>
          <w:sz w:val="24"/>
          <w:szCs w:val="24"/>
          <w:rtl w:val="0"/>
          <w:lang w:val="en-US"/>
        </w:rPr>
        <w:t>Manuscript Submitted for Publication</w:t>
      </w:r>
      <w:r>
        <w:rPr>
          <w:rStyle w:val="None"/>
          <w:rFonts w:ascii="Times New Roman" w:hAnsi="Times New Roman"/>
          <w:sz w:val="24"/>
          <w:szCs w:val="24"/>
          <w:rtl w:val="0"/>
          <w:lang w:val="en-US"/>
        </w:rPr>
        <w:t xml:space="preserve"> (2019).</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32.</w:t>
        <w:tab/>
        <w:t xml:space="preserve">Midgley, G. F., Hannah, L., Millar, D., Rutherford, M. C. &amp; Powrie, L. W. Assessing the vulnerability of species richness to anthropogenic climate change in a biodiversity hotspot. </w:t>
      </w:r>
      <w:r>
        <w:rPr>
          <w:rStyle w:val="None"/>
          <w:rFonts w:ascii="Times New Roman" w:hAnsi="Times New Roman"/>
          <w:i w:val="1"/>
          <w:iCs w:val="1"/>
          <w:sz w:val="24"/>
          <w:szCs w:val="24"/>
          <w:rtl w:val="0"/>
          <w:lang w:val="en-US"/>
        </w:rPr>
        <w:t>Glob. Ecol. Biogeogr.</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11</w:t>
      </w:r>
      <w:r>
        <w:rPr>
          <w:rStyle w:val="None"/>
          <w:rFonts w:ascii="Times New Roman" w:hAnsi="Times New Roman"/>
          <w:sz w:val="24"/>
          <w:szCs w:val="24"/>
          <w:rtl w:val="0"/>
          <w:lang w:val="en-US"/>
        </w:rPr>
        <w:t>, 445</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451 (2002).</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33.</w:t>
        <w:tab/>
        <w:t xml:space="preserve">Cannell, M. UK conifer forests may be growing faster in response to increased N deposition, atmospheric CO2 and temperature. </w:t>
      </w:r>
      <w:r>
        <w:rPr>
          <w:rStyle w:val="None"/>
          <w:rFonts w:ascii="Times New Roman" w:hAnsi="Times New Roman"/>
          <w:i w:val="1"/>
          <w:iCs w:val="1"/>
          <w:sz w:val="24"/>
          <w:szCs w:val="24"/>
          <w:rtl w:val="0"/>
          <w:lang w:val="en-US"/>
        </w:rPr>
        <w:t>Forestry</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71</w:t>
      </w:r>
      <w:r>
        <w:rPr>
          <w:rStyle w:val="None"/>
          <w:rFonts w:ascii="Times New Roman" w:hAnsi="Times New Roman"/>
          <w:sz w:val="24"/>
          <w:szCs w:val="24"/>
          <w:rtl w:val="0"/>
          <w:lang w:val="en-US"/>
        </w:rPr>
        <w:t>, 277</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296 (1998).</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34.</w:t>
        <w:tab/>
      </w:r>
      <w:r>
        <w:rPr>
          <w:rStyle w:val="None"/>
          <w:rFonts w:ascii="Times New Roman" w:hAnsi="Times New Roman" w:hint="default"/>
          <w:i w:val="1"/>
          <w:iCs w:val="1"/>
          <w:sz w:val="24"/>
          <w:szCs w:val="24"/>
          <w:rtl w:val="0"/>
          <w:lang w:val="en-US"/>
        </w:rPr>
        <w:t>‘</w:t>
      </w:r>
      <w:r>
        <w:rPr>
          <w:rStyle w:val="None"/>
          <w:rFonts w:ascii="Times New Roman" w:hAnsi="Times New Roman"/>
          <w:i w:val="1"/>
          <w:iCs w:val="1"/>
          <w:sz w:val="24"/>
          <w:szCs w:val="24"/>
          <w:rtl w:val="0"/>
          <w:lang w:val="en-US"/>
        </w:rPr>
        <w:t>Fingerprints</w:t>
      </w:r>
      <w:r>
        <w:rPr>
          <w:rStyle w:val="None"/>
          <w:rFonts w:ascii="Times New Roman" w:hAnsi="Times New Roman" w:hint="default"/>
          <w:i w:val="1"/>
          <w:iCs w:val="1"/>
          <w:sz w:val="24"/>
          <w:szCs w:val="24"/>
          <w:rtl w:val="0"/>
          <w:lang w:val="en-US"/>
        </w:rPr>
        <w:t xml:space="preserve">’ </w:t>
      </w:r>
      <w:r>
        <w:rPr>
          <w:rStyle w:val="None"/>
          <w:rFonts w:ascii="Times New Roman" w:hAnsi="Times New Roman"/>
          <w:i w:val="1"/>
          <w:iCs w:val="1"/>
          <w:sz w:val="24"/>
          <w:szCs w:val="24"/>
          <w:rtl w:val="0"/>
          <w:lang w:val="en-US"/>
        </w:rPr>
        <w:t>of climate change: adapted behaviour and shifting species ranges</w:t>
      </w:r>
      <w:r>
        <w:rPr>
          <w:rStyle w:val="None"/>
          <w:rFonts w:ascii="Times New Roman" w:hAnsi="Times New Roman"/>
          <w:sz w:val="24"/>
          <w:szCs w:val="24"/>
          <w:rtl w:val="0"/>
          <w:lang w:val="en-US"/>
        </w:rPr>
        <w:t>. (Kluwer Academic/Plenum Publishers, 2001).</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35.</w:t>
        <w:tab/>
        <w:t xml:space="preserve">Vickers, M., Manicom, C. &amp; Schwarzkopf, L. Extending the Cost-Benefit Model of Thermoregulation: High-Temperature Environments. </w:t>
      </w:r>
      <w:r>
        <w:rPr>
          <w:rStyle w:val="None"/>
          <w:rFonts w:ascii="Times New Roman" w:hAnsi="Times New Roman"/>
          <w:i w:val="1"/>
          <w:iCs w:val="1"/>
          <w:sz w:val="24"/>
          <w:szCs w:val="24"/>
          <w:rtl w:val="0"/>
          <w:lang w:val="en-US"/>
        </w:rPr>
        <w:t>Am. Nat.</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177</w:t>
      </w:r>
      <w:r>
        <w:rPr>
          <w:rStyle w:val="None"/>
          <w:rFonts w:ascii="Times New Roman" w:hAnsi="Times New Roman"/>
          <w:sz w:val="24"/>
          <w:szCs w:val="24"/>
          <w:rtl w:val="0"/>
          <w:lang w:val="en-US"/>
        </w:rPr>
        <w:t>, 452</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461 (2011).</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36.</w:t>
        <w:tab/>
        <w:t xml:space="preserve">Bishop, T. B. B., Gill, R. A., McMillan, B. R. &amp; St. Clair, S. B. Fire, rodent herbivory, and plant competition: implications for invasion and altered fire regimes in the Mojave Desert. </w:t>
      </w:r>
      <w:r>
        <w:rPr>
          <w:rStyle w:val="None"/>
          <w:rFonts w:ascii="Times New Roman" w:hAnsi="Times New Roman"/>
          <w:i w:val="1"/>
          <w:iCs w:val="1"/>
          <w:sz w:val="24"/>
          <w:szCs w:val="24"/>
          <w:rtl w:val="0"/>
          <w:lang w:val="en-US"/>
        </w:rPr>
        <w:t>Oecologia</w:t>
      </w:r>
      <w:r>
        <w:rPr>
          <w:rStyle w:val="None"/>
          <w:rFonts w:ascii="Times New Roman" w:hAnsi="Times New Roman"/>
          <w:sz w:val="24"/>
          <w:szCs w:val="24"/>
          <w:rtl w:val="0"/>
          <w:lang w:val="en-US"/>
        </w:rPr>
        <w:t xml:space="preserve"> (2019).</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37.</w:t>
        <w:tab/>
        <w:t xml:space="preserve">Bowman, D. M. J. S. </w:t>
      </w:r>
      <w:r>
        <w:rPr>
          <w:rStyle w:val="None"/>
          <w:rFonts w:ascii="Times New Roman" w:hAnsi="Times New Roman"/>
          <w:i w:val="1"/>
          <w:iCs w:val="1"/>
          <w:sz w:val="24"/>
          <w:szCs w:val="24"/>
          <w:rtl w:val="0"/>
          <w:lang w:val="en-US"/>
        </w:rPr>
        <w:t>et al.</w:t>
      </w:r>
      <w:r>
        <w:rPr>
          <w:rStyle w:val="None"/>
          <w:rFonts w:ascii="Times New Roman" w:hAnsi="Times New Roman"/>
          <w:sz w:val="24"/>
          <w:szCs w:val="24"/>
          <w:rtl w:val="0"/>
          <w:lang w:val="en-US"/>
        </w:rPr>
        <w:t xml:space="preserve"> Fire in the Earth System. </w:t>
      </w:r>
      <w:r>
        <w:rPr>
          <w:rStyle w:val="None"/>
          <w:rFonts w:ascii="Times New Roman" w:hAnsi="Times New Roman"/>
          <w:i w:val="1"/>
          <w:iCs w:val="1"/>
          <w:sz w:val="24"/>
          <w:szCs w:val="24"/>
          <w:rtl w:val="0"/>
          <w:lang w:val="en-US"/>
        </w:rPr>
        <w:t>Science</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324</w:t>
      </w:r>
      <w:r>
        <w:rPr>
          <w:rStyle w:val="None"/>
          <w:rFonts w:ascii="Times New Roman" w:hAnsi="Times New Roman"/>
          <w:sz w:val="24"/>
          <w:szCs w:val="24"/>
          <w:rtl w:val="0"/>
          <w:lang w:val="en-US"/>
        </w:rPr>
        <w:t>, 481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484 (2009).</w:t>
      </w:r>
    </w:p>
    <w:p>
      <w:pPr>
        <w:pStyle w:val="Bibliography"/>
        <w:rPr>
          <w:rStyle w:val="None"/>
          <w:rFonts w:ascii="Times New Roman" w:cs="Times New Roman" w:hAnsi="Times New Roman" w:eastAsia="Times New Roman"/>
          <w:sz w:val="24"/>
          <w:szCs w:val="24"/>
        </w:rPr>
      </w:pPr>
      <w:r>
        <w:rPr>
          <w:rStyle w:val="None"/>
          <w:rFonts w:ascii="Times New Roman" w:hAnsi="Times New Roman"/>
          <w:sz w:val="24"/>
          <w:szCs w:val="24"/>
          <w:rtl w:val="0"/>
          <w:lang w:val="en-US"/>
        </w:rPr>
        <w:t>38.</w:t>
        <w:tab/>
        <w:t xml:space="preserve">Bowman, D. M. J. S. </w:t>
      </w:r>
      <w:r>
        <w:rPr>
          <w:rStyle w:val="None"/>
          <w:rFonts w:ascii="Times New Roman" w:hAnsi="Times New Roman"/>
          <w:i w:val="1"/>
          <w:iCs w:val="1"/>
          <w:sz w:val="24"/>
          <w:szCs w:val="24"/>
          <w:rtl w:val="0"/>
          <w:lang w:val="en-US"/>
        </w:rPr>
        <w:t>et al.</w:t>
      </w:r>
      <w:r>
        <w:rPr>
          <w:rStyle w:val="None"/>
          <w:rFonts w:ascii="Times New Roman" w:hAnsi="Times New Roman"/>
          <w:sz w:val="24"/>
          <w:szCs w:val="24"/>
          <w:rtl w:val="0"/>
          <w:lang w:val="en-US"/>
        </w:rPr>
        <w:t xml:space="preserve"> The human dimension of fire regimes on Earth: The human dimension of fire regimes on Earth. </w:t>
      </w:r>
      <w:r>
        <w:rPr>
          <w:rStyle w:val="None"/>
          <w:rFonts w:ascii="Times New Roman" w:hAnsi="Times New Roman"/>
          <w:i w:val="1"/>
          <w:iCs w:val="1"/>
          <w:sz w:val="24"/>
          <w:szCs w:val="24"/>
          <w:rtl w:val="0"/>
          <w:lang w:val="en-US"/>
        </w:rPr>
        <w:t>J. Biogeogr.</w:t>
      </w:r>
      <w:r>
        <w:rPr>
          <w:rStyle w:val="None"/>
          <w:rFonts w:ascii="Times New Roman" w:hAnsi="Times New Roman"/>
          <w:sz w:val="24"/>
          <w:szCs w:val="24"/>
          <w:rtl w:val="0"/>
          <w:lang w:val="en-US"/>
        </w:rPr>
        <w:t xml:space="preserve"> </w:t>
      </w:r>
      <w:r>
        <w:rPr>
          <w:rStyle w:val="None"/>
          <w:rFonts w:ascii="Times New Roman" w:hAnsi="Times New Roman"/>
          <w:b w:val="1"/>
          <w:bCs w:val="1"/>
          <w:sz w:val="24"/>
          <w:szCs w:val="24"/>
          <w:rtl w:val="0"/>
          <w:lang w:val="en-US"/>
        </w:rPr>
        <w:t>38</w:t>
      </w:r>
      <w:r>
        <w:rPr>
          <w:rStyle w:val="None"/>
          <w:rFonts w:ascii="Times New Roman" w:hAnsi="Times New Roman"/>
          <w:sz w:val="24"/>
          <w:szCs w:val="24"/>
          <w:rtl w:val="0"/>
          <w:lang w:val="en-US"/>
        </w:rPr>
        <w:t>, 2223</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2236 (2011).</w:t>
      </w: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Pr>
        <w:drawing>
          <wp:anchor distT="57150" distB="57150" distL="57150" distR="57150" simplePos="0" relativeHeight="251663360" behindDoc="0" locked="0" layoutInCell="1" allowOverlap="1">
            <wp:simplePos x="0" y="0"/>
            <wp:positionH relativeFrom="page">
              <wp:posOffset>4111200</wp:posOffset>
            </wp:positionH>
            <wp:positionV relativeFrom="line">
              <wp:posOffset>330200</wp:posOffset>
            </wp:positionV>
            <wp:extent cx="2746800" cy="3686400"/>
            <wp:effectExtent l="0" t="0" r="0" b="0"/>
            <wp:wrapSquare wrapText="bothSides" distL="57150" distR="57150" distT="57150" distB="57150"/>
            <wp:docPr id="1073741828" name="officeArt object" descr="This image has an empty alt attribute; its file name is 65605162_315593022663796_6406955779487694848_n.jpg"/>
            <wp:cNvGraphicFramePr/>
            <a:graphic xmlns:a="http://schemas.openxmlformats.org/drawingml/2006/main">
              <a:graphicData uri="http://schemas.openxmlformats.org/drawingml/2006/picture">
                <pic:pic xmlns:pic="http://schemas.openxmlformats.org/drawingml/2006/picture">
                  <pic:nvPicPr>
                    <pic:cNvPr id="1073741828" name="This image has an empty alt attribute; its file name is 65605162_315593022663796_6406955779487694848_n.jpg" descr="This image has an empty alt attribute; its file name is 65605162_315593022663796_6406955779487694848_n.jpg"/>
                    <pic:cNvPicPr>
                      <a:picLocks noChangeAspect="1"/>
                    </pic:cNvPicPr>
                  </pic:nvPicPr>
                  <pic:blipFill>
                    <a:blip r:embed="rId7">
                      <a:extLst/>
                    </a:blip>
                    <a:srcRect l="6708" t="0" r="0" b="5451"/>
                    <a:stretch>
                      <a:fillRect/>
                    </a:stretch>
                  </pic:blipFill>
                  <pic:spPr>
                    <a:xfrm>
                      <a:off x="0" y="0"/>
                      <a:ext cx="2746800" cy="3686400"/>
                    </a:xfrm>
                    <a:prstGeom prst="rect">
                      <a:avLst/>
                    </a:prstGeom>
                    <a:ln w="12700" cap="flat">
                      <a:noFill/>
                      <a:miter lim="400000"/>
                    </a:ln>
                    <a:effectLst/>
                  </pic:spPr>
                </pic:pic>
              </a:graphicData>
            </a:graphic>
          </wp:anchor>
        </w:drawing>
      </w:r>
      <w:r>
        <w:rPr>
          <w:rStyle w:val="None"/>
        </w:rPr>
        <w:drawing>
          <wp:anchor distT="57150" distB="57150" distL="57150" distR="57150" simplePos="0" relativeHeight="251662336" behindDoc="0" locked="0" layoutInCell="1" allowOverlap="1">
            <wp:simplePos x="0" y="0"/>
            <wp:positionH relativeFrom="page">
              <wp:posOffset>914400</wp:posOffset>
            </wp:positionH>
            <wp:positionV relativeFrom="line">
              <wp:posOffset>319405</wp:posOffset>
            </wp:positionV>
            <wp:extent cx="2764800" cy="3686400"/>
            <wp:effectExtent l="0" t="0" r="0" b="0"/>
            <wp:wrapSquare wrapText="bothSides" distL="57150" distR="57150" distT="57150" distB="57150"/>
            <wp:docPr id="1073741829" name="officeArt object" descr="This image has an empty alt attribute; its file name is 65742785_2315180675408831_4323697594963329024_n.jpg"/>
            <wp:cNvGraphicFramePr/>
            <a:graphic xmlns:a="http://schemas.openxmlformats.org/drawingml/2006/main">
              <a:graphicData uri="http://schemas.openxmlformats.org/drawingml/2006/picture">
                <pic:pic xmlns:pic="http://schemas.openxmlformats.org/drawingml/2006/picture">
                  <pic:nvPicPr>
                    <pic:cNvPr id="1073741829" name="This image has an empty alt attribute; its file name is 65742785_2315180675408831_4323697594963329024_n.jpg" descr="This image has an empty alt attribute; its file name is 65742785_2315180675408831_4323697594963329024_n.jpg"/>
                    <pic:cNvPicPr>
                      <a:picLocks noChangeAspect="1"/>
                    </pic:cNvPicPr>
                  </pic:nvPicPr>
                  <pic:blipFill>
                    <a:blip r:embed="rId8">
                      <a:extLst/>
                    </a:blip>
                    <a:stretch>
                      <a:fillRect/>
                    </a:stretch>
                  </pic:blipFill>
                  <pic:spPr>
                    <a:xfrm>
                      <a:off x="0" y="0"/>
                      <a:ext cx="2764800" cy="3686400"/>
                    </a:xfrm>
                    <a:prstGeom prst="rect">
                      <a:avLst/>
                    </a:prstGeom>
                    <a:ln w="12700" cap="flat">
                      <a:noFill/>
                      <a:miter lim="400000"/>
                    </a:ln>
                    <a:effectLst/>
                  </pic:spPr>
                </pic:pic>
              </a:graphicData>
            </a:graphic>
          </wp:anchor>
        </w:drawing>
      </w:r>
      <w:r>
        <w:rPr>
          <w:rStyle w:val="None"/>
          <w:rFonts w:ascii="Times New Roman" w:hAnsi="Times New Roman"/>
          <w:b w:val="1"/>
          <w:bCs w:val="1"/>
          <w:sz w:val="24"/>
          <w:szCs w:val="24"/>
          <w:rtl w:val="0"/>
          <w:lang w:val="en-US"/>
        </w:rPr>
        <w:t>Supplementary Appendix</w:t>
      </w: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Figure 1. Left- General PVC triangular structure and joint. Right-Metal stake and with PVC pipe slid on.</w:t>
      </w: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rPr>
        <w:t xml:space="preserve"> </w:t>
      </w: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Figure 1. Scatterplot showing the relationship between light intensity (lum/ft</w:t>
      </w:r>
      <w:r>
        <w:rPr>
          <w:rStyle w:val="None"/>
          <w:rFonts w:ascii="Times New Roman" w:hAnsi="Times New Roman"/>
          <w:b w:val="1"/>
          <w:bCs w:val="1"/>
          <w:sz w:val="24"/>
          <w:szCs w:val="24"/>
          <w:vertAlign w:val="superscript"/>
          <w:rtl w:val="0"/>
        </w:rPr>
        <w:t>2</w:t>
      </w:r>
      <w:r>
        <w:rPr>
          <w:rStyle w:val="None"/>
          <w:rFonts w:ascii="Times New Roman" w:hAnsi="Times New Roman"/>
          <w:b w:val="1"/>
          <w:bCs w:val="1"/>
          <w:sz w:val="24"/>
          <w:szCs w:val="24"/>
          <w:rtl w:val="0"/>
          <w:lang w:val="en-US"/>
        </w:rPr>
        <w:t>) and temperature (</w:t>
      </w:r>
      <w:r>
        <w:rPr>
          <w:rStyle w:val="None"/>
          <w:rFonts w:ascii="Times New Roman" w:hAnsi="Times New Roman" w:hint="default"/>
          <w:b w:val="1"/>
          <w:bCs w:val="1"/>
          <w:sz w:val="24"/>
          <w:szCs w:val="24"/>
          <w:rtl w:val="0"/>
          <w:lang w:val="en-US"/>
        </w:rPr>
        <w:t>º</w:t>
      </w:r>
      <w:r>
        <w:rPr>
          <w:rStyle w:val="None"/>
          <w:rFonts w:ascii="Times New Roman" w:hAnsi="Times New Roman"/>
          <w:b w:val="1"/>
          <w:bCs w:val="1"/>
          <w:sz w:val="24"/>
          <w:szCs w:val="24"/>
          <w:rtl w:val="0"/>
          <w:lang w:val="en-US"/>
        </w:rPr>
        <w:t>F). Blue line represents smooth conditional mean (Kendall</w:t>
      </w:r>
      <w:r>
        <w:rPr>
          <w:rStyle w:val="None"/>
          <w:rFonts w:ascii="Times New Roman" w:hAnsi="Times New Roman" w:hint="default"/>
          <w:b w:val="1"/>
          <w:bCs w:val="1"/>
          <w:sz w:val="24"/>
          <w:szCs w:val="24"/>
          <w:rtl w:val="0"/>
          <w:lang w:val="en-US"/>
        </w:rPr>
        <w:t>’</w:t>
      </w:r>
      <w:r>
        <w:rPr>
          <w:rStyle w:val="None"/>
          <w:rFonts w:ascii="Times New Roman" w:hAnsi="Times New Roman"/>
          <w:b w:val="1"/>
          <w:bCs w:val="1"/>
          <w:sz w:val="24"/>
          <w:szCs w:val="24"/>
          <w:rtl w:val="0"/>
        </w:rPr>
        <w:t xml:space="preserve">s tau=0.488, z=76.173, p&lt;2.2e-16). </w:t>
      </w: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cs="Times New Roman" w:hAnsi="Times New Roman" w:eastAsia="Times New Roman"/>
          <w:sz w:val="24"/>
          <w:szCs w:val="24"/>
        </w:rPr>
        <w:drawing>
          <wp:anchor distT="57150" distB="57150" distL="57150" distR="57150" simplePos="0" relativeHeight="251664384" behindDoc="0" locked="0" layoutInCell="1" allowOverlap="1">
            <wp:simplePos x="0" y="0"/>
            <wp:positionH relativeFrom="page">
              <wp:posOffset>1546225</wp:posOffset>
            </wp:positionH>
            <wp:positionV relativeFrom="line">
              <wp:posOffset>10160</wp:posOffset>
            </wp:positionV>
            <wp:extent cx="4705350" cy="3159760"/>
            <wp:effectExtent l="0" t="0" r="0" b="0"/>
            <wp:wrapSquare wrapText="bothSides" distL="57150" distR="57150" distT="57150" distB="57150"/>
            <wp:docPr id="1073741830" name="officeArt object" descr="Screenshot (6).png"/>
            <wp:cNvGraphicFramePr/>
            <a:graphic xmlns:a="http://schemas.openxmlformats.org/drawingml/2006/main">
              <a:graphicData uri="http://schemas.openxmlformats.org/drawingml/2006/picture">
                <pic:pic xmlns:pic="http://schemas.openxmlformats.org/drawingml/2006/picture">
                  <pic:nvPicPr>
                    <pic:cNvPr id="1073741830" name="Screenshot (6).png" descr="Screenshot (6).png"/>
                    <pic:cNvPicPr>
                      <a:picLocks noChangeAspect="1"/>
                    </pic:cNvPicPr>
                  </pic:nvPicPr>
                  <pic:blipFill>
                    <a:blip r:embed="rId9">
                      <a:extLst/>
                    </a:blip>
                    <a:srcRect l="5128" t="17614" r="59081" b="7610"/>
                    <a:stretch>
                      <a:fillRect/>
                    </a:stretch>
                  </pic:blipFill>
                  <pic:spPr>
                    <a:xfrm>
                      <a:off x="0" y="0"/>
                      <a:ext cx="4705350" cy="3159760"/>
                    </a:xfrm>
                    <a:prstGeom prst="rect">
                      <a:avLst/>
                    </a:prstGeom>
                    <a:ln w="12700" cap="flat">
                      <a:noFill/>
                      <a:miter lim="400000"/>
                    </a:ln>
                    <a:effectLst/>
                  </pic:spPr>
                </pic:pic>
              </a:graphicData>
            </a:graphic>
          </wp:anchor>
        </w:drawing>
      </w: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del w:id="405" w:date="2020-02-15T10:08:29Z" w:author="zenrunner"/>
          <w:rStyle w:val="None"/>
          <w:rFonts w:ascii="Times New Roman" w:cs="Times New Roman" w:hAnsi="Times New Roman" w:eastAsia="Times New Roman"/>
          <w:b w:val="1"/>
          <w:bCs w:val="1"/>
          <w:sz w:val="24"/>
          <w:szCs w:val="24"/>
        </w:rPr>
      </w:pPr>
      <w:del w:id="406" w:date="2020-02-15T10:08:29Z" w:author="zenrunner">
        <w:r>
          <w:rPr>
            <w:rStyle w:val="None"/>
            <w:rFonts w:ascii="Times New Roman" w:hAnsi="Times New Roman"/>
            <w:b w:val="1"/>
            <w:bCs w:val="1"/>
            <w:sz w:val="24"/>
            <w:szCs w:val="24"/>
            <w:rtl w:val="0"/>
            <w:lang w:val="en-US"/>
          </w:rPr>
          <w:delText>Figure 2. Scatterplot showing the relationship between light intensity (lum/ft</w:delText>
        </w:r>
      </w:del>
      <w:del w:id="407" w:date="2020-02-15T10:08:29Z" w:author="zenrunner">
        <w:r>
          <w:rPr>
            <w:rStyle w:val="None"/>
            <w:rFonts w:ascii="Times New Roman" w:hAnsi="Times New Roman"/>
            <w:b w:val="1"/>
            <w:bCs w:val="1"/>
            <w:sz w:val="24"/>
            <w:szCs w:val="24"/>
            <w:vertAlign w:val="superscript"/>
            <w:rtl w:val="0"/>
          </w:rPr>
          <w:delText>2</w:delText>
        </w:r>
      </w:del>
      <w:del w:id="408" w:date="2020-02-15T10:08:29Z" w:author="zenrunner">
        <w:r>
          <w:rPr>
            <w:rStyle w:val="None"/>
            <w:rFonts w:ascii="Times New Roman" w:hAnsi="Times New Roman"/>
            <w:b w:val="1"/>
            <w:bCs w:val="1"/>
            <w:sz w:val="24"/>
            <w:szCs w:val="24"/>
            <w:rtl w:val="0"/>
            <w:lang w:val="en-US"/>
          </w:rPr>
          <w:delText>) and temperature (</w:delText>
        </w:r>
      </w:del>
      <w:del w:id="409" w:date="2020-02-15T10:08:29Z" w:author="zenrunner">
        <w:r>
          <w:rPr>
            <w:rStyle w:val="None"/>
            <w:rFonts w:ascii="Times New Roman" w:hAnsi="Times New Roman" w:hint="default"/>
            <w:b w:val="1"/>
            <w:bCs w:val="1"/>
            <w:sz w:val="24"/>
            <w:szCs w:val="24"/>
            <w:rtl w:val="0"/>
            <w:lang w:val="en-US"/>
          </w:rPr>
          <w:delText>º</w:delText>
        </w:r>
      </w:del>
      <w:del w:id="410" w:date="2020-02-15T10:08:29Z" w:author="zenrunner">
        <w:r>
          <w:rPr>
            <w:rStyle w:val="None"/>
            <w:rFonts w:ascii="Times New Roman" w:hAnsi="Times New Roman"/>
            <w:b w:val="1"/>
            <w:bCs w:val="1"/>
            <w:sz w:val="24"/>
            <w:szCs w:val="24"/>
            <w:rtl w:val="0"/>
            <w:lang w:val="en-US"/>
          </w:rPr>
          <w:delText>F) for different cover types (left) and structures (right) at different times of the day. Blue line represents smooth conditional mean.</w:delText>
        </w:r>
      </w:del>
    </w:p>
    <w:p>
      <w:pPr>
        <w:pStyle w:val="Body"/>
        <w:spacing w:after="0" w:line="480" w:lineRule="auto"/>
        <w:jc w:val="both"/>
        <w:rPr>
          <w:del w:id="411" w:date="2020-02-15T10:08:29Z" w:author="zenrunne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b w:val="1"/>
          <w:bCs w:val="1"/>
          <w:sz w:val="24"/>
          <w:szCs w:val="24"/>
        </w:rPr>
      </w:pPr>
      <w:r>
        <w:rPr>
          <w:rStyle w:val="None"/>
          <w:rFonts w:ascii="Times New Roman" w:hAnsi="Times New Roman"/>
          <w:b w:val="1"/>
          <w:bCs w:val="1"/>
          <w:sz w:val="24"/>
          <w:szCs w:val="24"/>
          <w:rtl w:val="0"/>
          <w:lang w:val="en-US"/>
        </w:rPr>
        <w:t>Table 1. Location (latitude and longitude coordinates) of each shelter-open microsite is given, alongside its shape and cover type.</w:t>
      </w:r>
      <w:ins w:id="412" w:date="2020-02-15T10:08:39Z" w:author="zenrunner">
        <w:r>
          <w:rPr>
            <w:rStyle w:val="None"/>
            <w:rFonts w:ascii="Times New Roman" w:hAnsi="Times New Roman"/>
            <w:b w:val="1"/>
            <w:bCs w:val="1"/>
            <w:sz w:val="24"/>
            <w:szCs w:val="24"/>
            <w:rtl w:val="0"/>
            <w:lang w:val="en-US"/>
          </w:rPr>
          <w:t xml:space="preserve"> APPENDIX</w:t>
        </w:r>
      </w:ins>
    </w:p>
    <w:p>
      <w:pPr>
        <w:pStyle w:val="Body"/>
        <w:spacing w:after="0" w:line="480" w:lineRule="auto"/>
        <w:jc w:val="both"/>
        <w:rPr>
          <w:rStyle w:val="None"/>
          <w:rFonts w:ascii="Times New Roman" w:cs="Times New Roman" w:hAnsi="Times New Roman" w:eastAsia="Times New Roman"/>
          <w:sz w:val="24"/>
          <w:szCs w:val="24"/>
        </w:rPr>
      </w:pPr>
    </w:p>
    <w:tbl>
      <w:tblPr>
        <w:tblW w:w="902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271"/>
        <w:gridCol w:w="1394"/>
        <w:gridCol w:w="1583"/>
        <w:gridCol w:w="3245"/>
        <w:gridCol w:w="1535"/>
      </w:tblGrid>
      <w:tr>
        <w:tblPrEx>
          <w:shd w:val="clear" w:color="auto" w:fill="d0ddef"/>
        </w:tblPrEx>
        <w:trPr>
          <w:trHeight w:val="236" w:hRule="atLeast"/>
        </w:trPr>
        <w:tc>
          <w:tcPr>
            <w:tcW w:type="dxa" w:w="1271"/>
            <w:tcBorders>
              <w:top w:val="nil"/>
              <w:left w:val="nil"/>
              <w:bottom w:val="single" w:color="7f7f7f" w:sz="4" w:space="0" w:shadow="0" w:frame="0"/>
              <w:right w:val="single" w:color="7f7f7f" w:sz="4" w:space="0" w:shadow="0" w:frame="0"/>
            </w:tcBorders>
            <w:shd w:val="clear" w:color="auto" w:fill="ffffff"/>
            <w:tcMar>
              <w:top w:type="dxa" w:w="80"/>
              <w:left w:type="dxa" w:w="80"/>
              <w:bottom w:type="dxa" w:w="80"/>
              <w:right w:type="dxa" w:w="80"/>
            </w:tcMar>
            <w:vAlign w:val="top"/>
          </w:tcPr>
          <w:p>
            <w:pPr>
              <w:pStyle w:val="Body"/>
            </w:pPr>
            <w:r>
              <w:rPr>
                <w:rStyle w:val="None"/>
                <w:rFonts w:ascii="Times New Roman" w:hAnsi="Times New Roman"/>
                <w:b w:val="1"/>
                <w:bCs w:val="1"/>
                <w:i w:val="1"/>
                <w:iCs w:val="1"/>
                <w:rtl w:val="0"/>
                <w:lang w:val="en-US"/>
              </w:rPr>
              <w:t>Shelter ID</w:t>
            </w:r>
          </w:p>
        </w:tc>
        <w:tc>
          <w:tcPr>
            <w:tcW w:type="dxa" w:w="1394"/>
            <w:tcBorders>
              <w:top w:val="nil"/>
              <w:left w:val="single" w:color="7f7f7f" w:sz="4" w:space="0" w:shadow="0" w:frame="0"/>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Times New Roman" w:hAnsi="Times New Roman"/>
                <w:b w:val="1"/>
                <w:bCs w:val="1"/>
                <w:i w:val="1"/>
                <w:iCs w:val="1"/>
                <w:rtl w:val="0"/>
                <w:lang w:val="en-US"/>
              </w:rPr>
              <w:t>Latitude</w:t>
            </w:r>
          </w:p>
        </w:tc>
        <w:tc>
          <w:tcPr>
            <w:tcW w:type="dxa" w:w="1583"/>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Times New Roman" w:hAnsi="Times New Roman"/>
                <w:b w:val="1"/>
                <w:bCs w:val="1"/>
                <w:i w:val="1"/>
                <w:iCs w:val="1"/>
                <w:rtl w:val="0"/>
                <w:lang w:val="en-US"/>
              </w:rPr>
              <w:t>Longitude</w:t>
            </w:r>
          </w:p>
        </w:tc>
        <w:tc>
          <w:tcPr>
            <w:tcW w:type="dxa" w:w="3245"/>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Times New Roman" w:hAnsi="Times New Roman"/>
                <w:b w:val="1"/>
                <w:bCs w:val="1"/>
                <w:i w:val="1"/>
                <w:iCs w:val="1"/>
                <w:rtl w:val="0"/>
                <w:lang w:val="en-US"/>
              </w:rPr>
              <w:t>Shape (Triangle/Square)</w:t>
            </w:r>
          </w:p>
        </w:tc>
        <w:tc>
          <w:tcPr>
            <w:tcW w:type="dxa" w:w="1535"/>
            <w:tcBorders>
              <w:top w:val="nil"/>
              <w:left w:val="nil"/>
              <w:bottom w:val="single" w:color="7f7f7f" w:sz="4" w:space="0" w:shadow="0" w:frame="0"/>
              <w:right w:val="nil"/>
            </w:tcBorders>
            <w:shd w:val="clear" w:color="auto" w:fill="ffffff"/>
            <w:tcMar>
              <w:top w:type="dxa" w:w="80"/>
              <w:left w:type="dxa" w:w="80"/>
              <w:bottom w:type="dxa" w:w="80"/>
              <w:right w:type="dxa" w:w="80"/>
            </w:tcMar>
            <w:vAlign w:val="top"/>
          </w:tcPr>
          <w:p>
            <w:pPr>
              <w:pStyle w:val="Body"/>
              <w:spacing w:after="0" w:line="240" w:lineRule="auto"/>
            </w:pPr>
            <w:r>
              <w:rPr>
                <w:rStyle w:val="None"/>
                <w:rFonts w:ascii="Times New Roman" w:hAnsi="Times New Roman"/>
                <w:b w:val="1"/>
                <w:bCs w:val="1"/>
                <w:i w:val="1"/>
                <w:iCs w:val="1"/>
                <w:rtl w:val="0"/>
                <w:lang w:val="en-US"/>
              </w:rPr>
              <w:t>Cover type</w:t>
            </w:r>
          </w:p>
        </w:tc>
      </w:tr>
      <w:tr>
        <w:tblPrEx>
          <w:shd w:val="clear" w:color="auto" w:fill="d0ddef"/>
        </w:tblPrEx>
        <w:trPr>
          <w:trHeight w:val="236" w:hRule="atLeast"/>
        </w:trPr>
        <w:tc>
          <w:tcPr>
            <w:tcW w:type="dxa" w:w="1271"/>
            <w:tcBorders>
              <w:top w:val="single" w:color="7f7f7f" w:sz="4" w:space="0" w:shadow="0" w:frame="0"/>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1</w:t>
            </w:r>
          </w:p>
        </w:tc>
        <w:tc>
          <w:tcPr>
            <w:tcW w:type="dxa" w:w="1394"/>
            <w:tcBorders>
              <w:top w:val="single" w:color="7f7f7f" w:sz="4" w:space="0" w:shadow="0" w:frame="0"/>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36.69363</w:t>
            </w:r>
          </w:p>
        </w:tc>
        <w:tc>
          <w:tcPr>
            <w:tcW w:type="dxa" w:w="1583"/>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-120.79318</w:t>
            </w:r>
          </w:p>
        </w:tc>
        <w:tc>
          <w:tcPr>
            <w:tcW w:type="dxa" w:w="3245"/>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T</w:t>
            </w:r>
          </w:p>
        </w:tc>
        <w:tc>
          <w:tcPr>
            <w:tcW w:type="dxa" w:w="1535"/>
            <w:tcBorders>
              <w:top w:val="single" w:color="7f7f7f" w:sz="4" w:space="0" w:shadow="0" w:frame="0"/>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15%</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2</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36.69364</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-120.79331</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S</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15%</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3</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36.69355</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-120.79315</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S</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90%</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4</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36.69349</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-120.79320</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T</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90%</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5</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36.69349</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-120.79311</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T</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50%</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6</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36.39342</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-120.79311</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S</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50%</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7</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36.69394</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-120.79300</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S</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15%</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8</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36.69397</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-120.79292</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T</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15%</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9</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36.69401</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-120.79282</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S</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90%</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10</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36.694</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-120.79295</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T</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90%</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11</w:t>
            </w:r>
          </w:p>
        </w:tc>
        <w:tc>
          <w:tcPr>
            <w:tcW w:type="dxa" w:w="1394"/>
            <w:tcBorders>
              <w:top w:val="nil"/>
              <w:left w:val="single" w:color="7f7f7f" w:sz="4" w:space="0" w:shadow="0" w:frame="0"/>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36.69405</w:t>
            </w:r>
          </w:p>
        </w:tc>
        <w:tc>
          <w:tcPr>
            <w:tcW w:type="dxa" w:w="1583"/>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-120.79305</w:t>
            </w:r>
          </w:p>
        </w:tc>
        <w:tc>
          <w:tcPr>
            <w:tcW w:type="dxa" w:w="324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S</w:t>
            </w:r>
          </w:p>
        </w:tc>
        <w:tc>
          <w:tcPr>
            <w:tcW w:type="dxa" w:w="1535"/>
            <w:tcBorders>
              <w:top w:val="nil"/>
              <w:left w:val="nil"/>
              <w:bottom w:val="nil"/>
              <w:right w:val="nil"/>
            </w:tcBorders>
            <w:shd w:val="clear" w:color="auto" w:fill="f2f2f2"/>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50%</w:t>
            </w:r>
          </w:p>
        </w:tc>
      </w:tr>
      <w:tr>
        <w:tblPrEx>
          <w:shd w:val="clear" w:color="auto" w:fill="d0ddef"/>
        </w:tblPrEx>
        <w:trPr>
          <w:trHeight w:val="231" w:hRule="atLeast"/>
        </w:trPr>
        <w:tc>
          <w:tcPr>
            <w:tcW w:type="dxa" w:w="1271"/>
            <w:tcBorders>
              <w:top w:val="nil"/>
              <w:left w:val="nil"/>
              <w:bottom w:val="nil"/>
              <w:right w:val="single" w:color="7f7f7f" w:sz="4" w:space="0" w:shadow="0" w:frame="0"/>
            </w:tcBorders>
            <w:shd w:val="clear" w:color="auto" w:fill="ffffff"/>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i w:val="1"/>
                <w:iCs w:val="1"/>
                <w:rtl w:val="0"/>
                <w:lang w:val="en-US"/>
              </w:rPr>
              <w:t>12</w:t>
            </w:r>
          </w:p>
        </w:tc>
        <w:tc>
          <w:tcPr>
            <w:tcW w:type="dxa" w:w="1394"/>
            <w:tcBorders>
              <w:top w:val="nil"/>
              <w:left w:val="single" w:color="7f7f7f" w:sz="4" w:space="0" w:shadow="0" w:frame="0"/>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36.69408</w:t>
            </w:r>
          </w:p>
        </w:tc>
        <w:tc>
          <w:tcPr>
            <w:tcW w:type="dxa" w:w="158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-120.79301</w:t>
            </w:r>
          </w:p>
        </w:tc>
        <w:tc>
          <w:tcPr>
            <w:tcW w:type="dxa" w:w="324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Style w:val="None"/>
                <w:rFonts w:ascii="Times New Roman" w:hAnsi="Times New Roman"/>
                <w:rtl w:val="0"/>
                <w:lang w:val="en-US"/>
              </w:rPr>
              <w:t>T</w:t>
            </w:r>
          </w:p>
        </w:tc>
        <w:tc>
          <w:tcPr>
            <w:tcW w:type="dxa" w:w="1535"/>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jc w:val="right"/>
            </w:pPr>
            <w:r>
              <w:rPr>
                <w:rStyle w:val="None"/>
                <w:rFonts w:ascii="Times New Roman" w:hAnsi="Times New Roman"/>
                <w:rtl w:val="0"/>
                <w:lang w:val="en-US"/>
              </w:rPr>
              <w:t>50%</w:t>
            </w:r>
          </w:p>
        </w:tc>
      </w:tr>
    </w:tbl>
    <w:p>
      <w:pPr>
        <w:pStyle w:val="Body"/>
        <w:widowControl w:val="0"/>
        <w:spacing w:after="0" w:line="240" w:lineRule="auto"/>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ind w:firstLine="720"/>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jc w:val="both"/>
        <w:rPr>
          <w:rStyle w:val="None"/>
          <w:rFonts w:ascii="Times New Roman" w:cs="Times New Roman" w:hAnsi="Times New Roman" w:eastAsia="Times New Roman"/>
          <w:sz w:val="24"/>
          <w:szCs w:val="24"/>
        </w:rPr>
      </w:pPr>
    </w:p>
    <w:p>
      <w:pPr>
        <w:pStyle w:val="Body"/>
        <w:spacing w:after="0" w:line="480" w:lineRule="auto"/>
        <w:jc w:val="both"/>
      </w:pPr>
      <w:r>
        <w:rPr>
          <w:rStyle w:val="None"/>
          <w:rFonts w:ascii="Times New Roman" w:cs="Times New Roman" w:hAnsi="Times New Roman" w:eastAsia="Times New Roman"/>
          <w:sz w:val="24"/>
          <w:szCs w:val="24"/>
        </w:rPr>
      </w:r>
    </w:p>
    <w:sectPr>
      <w:headerReference w:type="default" r:id="rId10"/>
      <w:headerReference w:type="first" r:id="rId11"/>
      <w:footerReference w:type="default" r:id="rId12"/>
      <w:footerReference w:type="first" r:id="rId13"/>
      <w:pgSz w:w="12240" w:h="15840" w:orient="portrait"/>
      <w:pgMar w:top="1440" w:right="1440" w:bottom="1440" w:left="1440" w:header="708" w:footer="708"/>
      <w:titlePg w:val="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84" w:author="zenrunner" w:date="2020-02-14T14:46:37Z">
    <w:p w14:paraId="1111FFFF">
      <w:pPr>
        <w:pStyle w:val="Default"/>
        <w:bidi w:val="0"/>
      </w:pPr>
    </w:p>
  </w:comment>
  <w:comment w:id="87" w:author="zenrunner" w:date="2020-02-14T14:52:01Z">
    <w:p w14:paraId="11120000">
      <w:pPr>
        <w:pStyle w:val="Default"/>
        <w:bidi w:val="0"/>
      </w:pPr>
    </w:p>
  </w:comment>
  <w:comment w:id="138" w:author="zenrunner" w:date="2020-02-14T15:02:34Z">
    <w:p w14:paraId="11120001">
      <w:pPr>
        <w:pStyle w:val="Default"/>
        <w:bidi w:val="0"/>
      </w:pPr>
    </w:p>
  </w:comment>
  <w:comment w:id="184" w:author="zenrunner" w:date="2020-02-15T08:44:59Z">
    <w:p w14:paraId="11120002">
      <w:pPr>
        <w:pStyle w:val="Default"/>
        <w:bidi w:val="0"/>
      </w:pPr>
    </w:p>
  </w:comment>
  <w:comment w:id="332" w:author="zenrunner" w:date="2020-02-15T09:39:55Z">
    <w:p w14:paraId="11120003">
      <w:pPr>
        <w:pStyle w:val="Default"/>
        <w:bidi w:val="0"/>
      </w:pPr>
    </w:p>
  </w:comment>
  <w:comment w:id="392" w:author="zenrunner" w:date="2020-02-15T10:06:23Z">
    <w:p w14:paraId="11120004">
      <w:pPr>
        <w:pStyle w:val="Default"/>
        <w:bidi w:val="0"/>
      </w:pPr>
    </w:p>
    <w:p w14:paraId="11120005">
      <w:pPr>
        <w:pStyle w:val="Default"/>
        <w:bidi w:val="0"/>
      </w:pPr>
      <w:r>
        <w:rPr>
          <w:rFonts w:cs="Arial Unicode MS" w:eastAsia="Arial Unicode MS"/>
          <w:rtl w:val="0"/>
        </w:rPr>
        <w:t>YES</w:t>
      </w:r>
    </w:p>
  </w:comment>
  <w:comment w:id="398" w:author="zenrunner" w:date="2020-02-15T10:07:47Z">
    <w:p w14:paraId="11120006">
      <w:pPr>
        <w:pStyle w:val="Default"/>
        <w:bidi w:val="0"/>
      </w:pPr>
    </w:p>
    <w:p w14:paraId="11120007">
      <w:pPr>
        <w:pStyle w:val="Default"/>
        <w:bidi w:val="0"/>
      </w:pPr>
      <w:r>
        <w:rPr>
          <w:rFonts w:cs="Arial Unicode MS" w:eastAsia="Arial Unicode MS"/>
          <w:rtl w:val="0"/>
        </w:rPr>
        <w:t>same</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noFill/>
      </w14:textOutline>
      <w14:textFill>
        <w14:solidFill>
          <w14:srgbClr w14:val="000000"/>
        </w14:solidFill>
      </w14:textFill>
    </w:rPr>
  </w:style>
  <w:style w:type="character" w:styleId="Link">
    <w:name w:val="Link"/>
    <w:rPr>
      <w:outline w:val="0"/>
      <w:color w:val="0563c1"/>
      <w:u w:val="single" w:color="0563c1"/>
      <w14:textFill>
        <w14:solidFill>
          <w14:srgbClr w14:val="0563C1"/>
        </w14:solidFill>
      </w14:textFill>
    </w:rPr>
  </w:style>
  <w:style w:type="character" w:styleId="Hyperlink.0">
    <w:name w:val="Hyperlink.0"/>
    <w:basedOn w:val="Link"/>
    <w:next w:val="Hyperlink.0"/>
    <w:rPr>
      <w:rFonts w:ascii="Times New Roman" w:cs="Times New Roman" w:hAnsi="Times New Roman" w:eastAsia="Times New Roman"/>
      <w:sz w:val="24"/>
      <w:szCs w:val="24"/>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character" w:styleId="None">
    <w:name w:val="None"/>
  </w:style>
  <w:style w:type="character" w:styleId="Hyperlink.1">
    <w:name w:val="Hyperlink.1"/>
    <w:basedOn w:val="None"/>
    <w:next w:val="Hyperlink.1"/>
    <w:rPr>
      <w:b w:val="1"/>
      <w:bCs w:val="1"/>
      <w:outline w:val="0"/>
      <w:color w:val="2e7aad"/>
      <w:u w:val="single" w:color="2e7aad"/>
      <w14:textFill>
        <w14:solidFill>
          <w14:srgbClr w14:val="2F7BAE"/>
        </w14:solidFill>
      </w14:textFill>
    </w:rPr>
  </w:style>
  <w:style w:type="paragraph" w:styleId="Bibliography">
    <w:name w:val="Bibliography"/>
    <w:next w:val="Body"/>
    <w:pPr>
      <w:keepNext w:val="0"/>
      <w:keepLines w:val="0"/>
      <w:pageBreakBefore w:val="0"/>
      <w:widowControl w:val="1"/>
      <w:shd w:val="clear" w:color="auto" w:fill="auto"/>
      <w:tabs>
        <w:tab w:val="left" w:pos="384"/>
      </w:tabs>
      <w:suppressAutoHyphens w:val="0"/>
      <w:bidi w:val="0"/>
      <w:spacing w:before="0" w:after="0" w:line="480" w:lineRule="auto"/>
      <w:ind w:left="384" w:right="0" w:hanging="384"/>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1.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comments" Target="comments.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